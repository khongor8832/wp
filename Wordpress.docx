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1CBAAE" w14:textId="77777777" w:rsidR="00702C9F" w:rsidRPr="00E35F62" w:rsidRDefault="003E536A" w:rsidP="00970006">
      <w:pPr>
        <w:spacing w:after="0"/>
        <w:rPr>
          <w:rFonts w:ascii="Consolas" w:hAnsi="Consolas" w:cs="Consolas"/>
          <w:b/>
          <w:sz w:val="28"/>
          <w:szCs w:val="28"/>
          <w:lang w:val="mn-MN"/>
        </w:rPr>
      </w:pPr>
      <w:r w:rsidRPr="00E35F62">
        <w:rPr>
          <w:rFonts w:ascii="Consolas" w:hAnsi="Consolas" w:cs="Consolas"/>
          <w:b/>
          <w:sz w:val="28"/>
          <w:szCs w:val="28"/>
          <w:lang w:val="mn-MN"/>
        </w:rPr>
        <w:t xml:space="preserve">10 </w:t>
      </w:r>
      <w:r w:rsidR="00702C9F" w:rsidRPr="00E35F62">
        <w:rPr>
          <w:rFonts w:ascii="Consolas" w:hAnsi="Consolas" w:cs="Consolas"/>
          <w:b/>
          <w:sz w:val="28"/>
          <w:szCs w:val="28"/>
          <w:lang w:val="mn-MN"/>
        </w:rPr>
        <w:t>Wordpress</w:t>
      </w:r>
    </w:p>
    <w:p w14:paraId="35326640" w14:textId="77777777" w:rsidR="00702C9F" w:rsidRPr="00E35F62" w:rsidRDefault="00702C9F" w:rsidP="00970006">
      <w:pPr>
        <w:spacing w:after="0"/>
        <w:rPr>
          <w:rFonts w:ascii="Consolas" w:hAnsi="Consolas" w:cs="Consolas"/>
          <w:b/>
          <w:sz w:val="28"/>
          <w:szCs w:val="28"/>
          <w:lang w:val="mn-MN"/>
        </w:rPr>
      </w:pPr>
    </w:p>
    <w:p w14:paraId="69897233" w14:textId="77777777" w:rsidR="00702C9F" w:rsidRPr="00E35F62" w:rsidRDefault="00702C9F" w:rsidP="00970006">
      <w:pPr>
        <w:spacing w:after="0"/>
        <w:rPr>
          <w:rFonts w:ascii="Consolas" w:hAnsi="Consolas" w:cs="Consolas"/>
          <w:b/>
          <w:sz w:val="24"/>
          <w:szCs w:val="24"/>
          <w:lang w:val="mn-MN"/>
        </w:rPr>
      </w:pPr>
      <w:r w:rsidRPr="00E35F62">
        <w:rPr>
          <w:rFonts w:ascii="Consolas" w:hAnsi="Consolas" w:cs="Consolas"/>
          <w:b/>
          <w:sz w:val="24"/>
          <w:szCs w:val="24"/>
          <w:lang w:val="mn-MN"/>
        </w:rPr>
        <w:t xml:space="preserve">Суулгах хэсэг: </w:t>
      </w:r>
    </w:p>
    <w:p w14:paraId="58EEFD45" w14:textId="77777777" w:rsidR="00702C9F" w:rsidRPr="00E35F62" w:rsidRDefault="00781FDD" w:rsidP="00970006">
      <w:pPr>
        <w:spacing w:after="0"/>
        <w:rPr>
          <w:rFonts w:ascii="Consolas" w:hAnsi="Consolas" w:cs="Consolas"/>
          <w:sz w:val="24"/>
          <w:szCs w:val="24"/>
          <w:lang w:val="mn-MN"/>
        </w:rPr>
      </w:pPr>
      <w:hyperlink r:id="rId8" w:history="1">
        <w:r w:rsidR="00702C9F" w:rsidRPr="00E35F62">
          <w:rPr>
            <w:rStyle w:val="Hyperlink"/>
            <w:rFonts w:ascii="Consolas" w:hAnsi="Consolas" w:cs="Consolas"/>
            <w:sz w:val="24"/>
            <w:szCs w:val="24"/>
            <w:lang w:val="mn-MN"/>
          </w:rPr>
          <w:t>https://wordpress.org/</w:t>
        </w:r>
      </w:hyperlink>
      <w:r w:rsidR="00702C9F" w:rsidRPr="00E35F62">
        <w:rPr>
          <w:rFonts w:ascii="Consolas" w:hAnsi="Consolas" w:cs="Consolas"/>
          <w:sz w:val="24"/>
          <w:szCs w:val="24"/>
          <w:lang w:val="mn-MN"/>
        </w:rPr>
        <w:t xml:space="preserve"> </w:t>
      </w:r>
    </w:p>
    <w:p w14:paraId="63772BBD"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ab/>
        <w:t xml:space="preserve">get wordpress - </w:t>
      </w:r>
      <w:hyperlink r:id="rId9" w:history="1">
        <w:r w:rsidRPr="00E35F62">
          <w:rPr>
            <w:rStyle w:val="Hyperlink"/>
            <w:rFonts w:ascii="Consolas" w:hAnsi="Consolas" w:cs="Consolas"/>
            <w:sz w:val="24"/>
            <w:szCs w:val="24"/>
            <w:lang w:val="mn-MN"/>
          </w:rPr>
          <w:t>https://wordpress.org/download/</w:t>
        </w:r>
      </w:hyperlink>
      <w:r w:rsidRPr="00E35F62">
        <w:rPr>
          <w:rFonts w:ascii="Consolas" w:hAnsi="Consolas" w:cs="Consolas"/>
          <w:sz w:val="24"/>
          <w:szCs w:val="24"/>
          <w:lang w:val="mn-MN"/>
        </w:rPr>
        <w:t xml:space="preserve"> </w:t>
      </w:r>
    </w:p>
    <w:p w14:paraId="6DD5CC2C"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ab/>
      </w:r>
      <w:hyperlink r:id="rId10" w:anchor="download-install" w:history="1">
        <w:r w:rsidRPr="00E35F62">
          <w:rPr>
            <w:rStyle w:val="Hyperlink"/>
            <w:rFonts w:ascii="Consolas" w:hAnsi="Consolas" w:cs="Consolas"/>
            <w:color w:val="auto"/>
            <w:sz w:val="24"/>
            <w:szCs w:val="24"/>
            <w:u w:val="none"/>
            <w:shd w:val="clear" w:color="auto" w:fill="FFFFFF"/>
            <w:lang w:val="mn-MN"/>
          </w:rPr>
          <w:t>download and install</w:t>
        </w:r>
      </w:hyperlink>
    </w:p>
    <w:p w14:paraId="3E069E02" w14:textId="77777777" w:rsidR="00702C9F" w:rsidRPr="00E35F62" w:rsidRDefault="00781FDD" w:rsidP="00970006">
      <w:pPr>
        <w:spacing w:after="0"/>
        <w:ind w:firstLine="720"/>
        <w:rPr>
          <w:lang w:val="mn-MN"/>
        </w:rPr>
      </w:pPr>
      <w:hyperlink r:id="rId11" w:history="1">
        <w:r w:rsidR="00702C9F" w:rsidRPr="00E35F62">
          <w:rPr>
            <w:rStyle w:val="dashicons-before"/>
            <w:rFonts w:ascii="Arial" w:hAnsi="Arial" w:cs="Arial"/>
            <w:color w:val="FFFFFF"/>
            <w:bdr w:val="single" w:sz="6" w:space="0" w:color="0073AA" w:frame="1"/>
            <w:shd w:val="clear" w:color="auto" w:fill="0085BA"/>
            <w:lang w:val="mn-MN"/>
          </w:rPr>
          <w:t> Download WordPress 5.7</w:t>
        </w:r>
      </w:hyperlink>
    </w:p>
    <w:p w14:paraId="1EE88D78" w14:textId="77777777" w:rsidR="00702C9F" w:rsidRPr="00E35F62" w:rsidRDefault="00702C9F" w:rsidP="00970006">
      <w:pPr>
        <w:spacing w:after="0"/>
        <w:rPr>
          <w:lang w:val="mn-MN"/>
        </w:rPr>
      </w:pPr>
    </w:p>
    <w:p w14:paraId="5A87E6CB"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Xampp суулгах </w:t>
      </w:r>
    </w:p>
    <w:p w14:paraId="2AADEE69"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https://www.apachefriends.org/download.html</w:t>
      </w:r>
    </w:p>
    <w:p w14:paraId="6DA004DD"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суулгаж дуусаад xampp прогамын </w:t>
      </w:r>
    </w:p>
    <w:p w14:paraId="2EE78082"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Apache</w:t>
      </w:r>
      <w:r w:rsidR="00D01F39" w:rsidRPr="00E35F62">
        <w:rPr>
          <w:rFonts w:ascii="Consolas" w:hAnsi="Consolas" w:cs="Consolas"/>
          <w:sz w:val="24"/>
          <w:szCs w:val="24"/>
          <w:lang w:val="mn-MN"/>
        </w:rPr>
        <w:t xml:space="preserve">    running</w:t>
      </w:r>
    </w:p>
    <w:p w14:paraId="0239B633" w14:textId="77777777" w:rsidR="00D01F39"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MySQL </w:t>
      </w:r>
      <w:r w:rsidR="00D01F39" w:rsidRPr="00E35F62">
        <w:rPr>
          <w:rFonts w:ascii="Consolas" w:hAnsi="Consolas" w:cs="Consolas"/>
          <w:sz w:val="24"/>
          <w:szCs w:val="24"/>
          <w:lang w:val="mn-MN"/>
        </w:rPr>
        <w:t xml:space="preserve">    running асааана.</w:t>
      </w:r>
    </w:p>
    <w:p w14:paraId="7B0F7420" w14:textId="77777777" w:rsidR="00D01F39" w:rsidRPr="00E35F62" w:rsidRDefault="00D01F39" w:rsidP="00970006">
      <w:pPr>
        <w:spacing w:after="0"/>
        <w:rPr>
          <w:rFonts w:ascii="Consolas" w:hAnsi="Consolas" w:cs="Consolas"/>
          <w:sz w:val="24"/>
          <w:szCs w:val="24"/>
          <w:lang w:val="mn-MN"/>
        </w:rPr>
      </w:pPr>
    </w:p>
    <w:p w14:paraId="1AE6F946" w14:textId="77777777" w:rsidR="00702C9F" w:rsidRPr="00E35F62" w:rsidRDefault="00D01F39"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Xampp </w:t>
      </w:r>
      <w:r w:rsidR="004634A0" w:rsidRPr="00E35F62">
        <w:rPr>
          <w:rFonts w:ascii="Consolas" w:hAnsi="Consolas" w:cs="Consolas"/>
          <w:sz w:val="24"/>
          <w:szCs w:val="24"/>
          <w:lang w:val="mn-MN"/>
        </w:rPr>
        <w:t>программ нь</w:t>
      </w:r>
      <w:r w:rsidRPr="00E35F62">
        <w:rPr>
          <w:rFonts w:ascii="Consolas" w:hAnsi="Consolas" w:cs="Consolas"/>
          <w:sz w:val="24"/>
          <w:szCs w:val="24"/>
          <w:lang w:val="mn-MN"/>
        </w:rPr>
        <w:t xml:space="preserve"> local орчинд байгаа өөрийнхөө компьютерийг сэрвэр болгож ашиглаж байгаа  хэлбэр байгаа </w:t>
      </w:r>
    </w:p>
    <w:p w14:paraId="29F5B066" w14:textId="77777777" w:rsidR="00D01F39" w:rsidRPr="00E35F62" w:rsidRDefault="00D01F39" w:rsidP="00970006">
      <w:pPr>
        <w:spacing w:after="0"/>
        <w:rPr>
          <w:rFonts w:ascii="Consolas" w:hAnsi="Consolas" w:cs="Consolas"/>
          <w:sz w:val="24"/>
          <w:szCs w:val="24"/>
          <w:lang w:val="mn-MN"/>
        </w:rPr>
      </w:pPr>
    </w:p>
    <w:p w14:paraId="517CF4D9" w14:textId="77777777" w:rsidR="00D01F39" w:rsidRPr="00E35F62" w:rsidRDefault="00D01F39" w:rsidP="00970006">
      <w:pPr>
        <w:spacing w:after="0"/>
        <w:rPr>
          <w:rFonts w:ascii="Consolas" w:hAnsi="Consolas" w:cs="Consolas"/>
          <w:sz w:val="24"/>
          <w:szCs w:val="24"/>
          <w:lang w:val="mn-MN"/>
        </w:rPr>
      </w:pPr>
      <w:r w:rsidRPr="00E35F62">
        <w:rPr>
          <w:rFonts w:ascii="Consolas" w:hAnsi="Consolas" w:cs="Consolas"/>
          <w:sz w:val="24"/>
          <w:szCs w:val="24"/>
          <w:lang w:val="mn-MN"/>
        </w:rPr>
        <w:t>C:\xampp\htdocs дотороо татаж авсан wordpress-ын zip файлаа хуулаад тухайн Шинээр folder үүсгэ (folder-ын нэрийг wp</w:t>
      </w:r>
      <w:r w:rsidR="004634A0" w:rsidRPr="00E35F62">
        <w:rPr>
          <w:rFonts w:ascii="Consolas" w:hAnsi="Consolas" w:cs="Consolas"/>
          <w:sz w:val="24"/>
          <w:szCs w:val="24"/>
          <w:lang w:val="mn-MN"/>
        </w:rPr>
        <w:t>, Local орчин ашиглах</w:t>
      </w:r>
      <w:r w:rsidRPr="00E35F62">
        <w:rPr>
          <w:rFonts w:ascii="Consolas" w:hAnsi="Consolas" w:cs="Consolas"/>
          <w:sz w:val="24"/>
          <w:szCs w:val="24"/>
          <w:lang w:val="mn-MN"/>
        </w:rPr>
        <w:t xml:space="preserve">) </w:t>
      </w:r>
    </w:p>
    <w:p w14:paraId="41CA00B9" w14:textId="77777777" w:rsidR="00D01F39" w:rsidRPr="00E35F62" w:rsidRDefault="00D01F39"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wordpress-ын zip файлаа шинээр үүсгэсэн wp folder–той хуулна. </w:t>
      </w:r>
    </w:p>
    <w:p w14:paraId="7D8A9584" w14:textId="77777777" w:rsidR="004634A0" w:rsidRPr="00E35F62" w:rsidRDefault="004634A0" w:rsidP="00970006">
      <w:pPr>
        <w:spacing w:after="0"/>
        <w:rPr>
          <w:rFonts w:ascii="Consolas" w:hAnsi="Consolas" w:cs="Consolas"/>
          <w:sz w:val="24"/>
          <w:szCs w:val="24"/>
          <w:lang w:val="mn-MN"/>
        </w:rPr>
      </w:pPr>
    </w:p>
    <w:p w14:paraId="4896E0C3" w14:textId="77777777" w:rsidR="004634A0" w:rsidRPr="00E35F62" w:rsidRDefault="004634A0" w:rsidP="00970006">
      <w:pPr>
        <w:spacing w:after="0"/>
        <w:rPr>
          <w:rFonts w:ascii="Consolas" w:hAnsi="Consolas" w:cs="Consolas"/>
          <w:sz w:val="24"/>
          <w:szCs w:val="24"/>
          <w:lang w:val="mn-MN"/>
        </w:rPr>
      </w:pPr>
      <w:r w:rsidRPr="00E35F62">
        <w:rPr>
          <w:rFonts w:ascii="Consolas" w:hAnsi="Consolas" w:cs="Consolas"/>
          <w:sz w:val="24"/>
          <w:szCs w:val="24"/>
          <w:lang w:val="mn-MN"/>
        </w:rPr>
        <w:t>Database үүсгэх – Тухайн вэб сайтын database</w:t>
      </w:r>
    </w:p>
    <w:p w14:paraId="5F3983C3" w14:textId="77777777" w:rsidR="004634A0" w:rsidRPr="00E35F62" w:rsidRDefault="004634A0"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Browser – chrome - </w:t>
      </w:r>
      <w:hyperlink r:id="rId12" w:history="1">
        <w:r w:rsidRPr="00E35F62">
          <w:rPr>
            <w:rStyle w:val="Hyperlink"/>
            <w:rFonts w:ascii="Consolas" w:hAnsi="Consolas" w:cs="Consolas"/>
            <w:sz w:val="24"/>
            <w:szCs w:val="24"/>
            <w:lang w:val="mn-MN"/>
          </w:rPr>
          <w:t>http://localhost/phpmyadmin/</w:t>
        </w:r>
      </w:hyperlink>
    </w:p>
    <w:p w14:paraId="3C80B166" w14:textId="77777777" w:rsidR="004634A0" w:rsidRPr="00E35F62" w:rsidRDefault="004634A0" w:rsidP="00970006">
      <w:pPr>
        <w:spacing w:after="0"/>
        <w:ind w:firstLine="720"/>
        <w:rPr>
          <w:rFonts w:ascii="Consolas" w:hAnsi="Consolas" w:cs="Consolas"/>
          <w:sz w:val="24"/>
          <w:szCs w:val="24"/>
          <w:lang w:val="mn-MN"/>
        </w:rPr>
      </w:pPr>
      <w:r w:rsidRPr="00E35F62">
        <w:rPr>
          <w:rFonts w:ascii="Consolas" w:hAnsi="Consolas" w:cs="Consolas"/>
          <w:sz w:val="24"/>
          <w:szCs w:val="24"/>
          <w:lang w:val="mn-MN"/>
        </w:rPr>
        <w:t xml:space="preserve">Database </w:t>
      </w:r>
    </w:p>
    <w:p w14:paraId="30225C90" w14:textId="77777777" w:rsidR="004634A0" w:rsidRPr="00E35F62" w:rsidRDefault="004634A0" w:rsidP="00970006">
      <w:pPr>
        <w:spacing w:after="0"/>
        <w:ind w:firstLine="720"/>
        <w:rPr>
          <w:rFonts w:ascii="Consolas" w:hAnsi="Consolas" w:cs="Consolas"/>
          <w:sz w:val="24"/>
          <w:szCs w:val="24"/>
          <w:lang w:val="mn-MN"/>
        </w:rPr>
      </w:pPr>
      <w:r w:rsidRPr="00E35F62">
        <w:rPr>
          <w:rFonts w:ascii="Consolas" w:hAnsi="Consolas" w:cs="Consolas"/>
          <w:sz w:val="24"/>
          <w:szCs w:val="24"/>
          <w:lang w:val="mn-MN"/>
        </w:rPr>
        <w:t xml:space="preserve">Database name:  wp </w:t>
      </w:r>
    </w:p>
    <w:p w14:paraId="3145D73B" w14:textId="77777777" w:rsidR="004634A0" w:rsidRPr="00E35F62" w:rsidRDefault="004634A0" w:rsidP="00970006">
      <w:pPr>
        <w:spacing w:after="0"/>
        <w:ind w:firstLine="720"/>
        <w:rPr>
          <w:rFonts w:ascii="Consolas" w:hAnsi="Consolas" w:cs="Consolas"/>
          <w:sz w:val="24"/>
          <w:szCs w:val="24"/>
          <w:lang w:val="mn-MN"/>
        </w:rPr>
      </w:pPr>
      <w:r w:rsidRPr="00E35F62">
        <w:rPr>
          <w:rFonts w:ascii="Consolas" w:hAnsi="Consolas" w:cs="Consolas"/>
          <w:sz w:val="24"/>
          <w:szCs w:val="24"/>
          <w:lang w:val="mn-MN"/>
        </w:rPr>
        <w:t>Collection:     Utf8_general_ci</w:t>
      </w:r>
    </w:p>
    <w:p w14:paraId="5F5EC0E2" w14:textId="77777777" w:rsidR="004634A0" w:rsidRPr="00E35F62" w:rsidRDefault="004634A0" w:rsidP="00970006">
      <w:pPr>
        <w:spacing w:after="0"/>
        <w:ind w:firstLine="720"/>
        <w:rPr>
          <w:rFonts w:ascii="Consolas" w:hAnsi="Consolas" w:cs="Consolas"/>
          <w:sz w:val="24"/>
          <w:szCs w:val="24"/>
          <w:lang w:val="mn-MN"/>
        </w:rPr>
      </w:pPr>
      <w:r w:rsidRPr="00E35F62">
        <w:rPr>
          <w:rFonts w:ascii="Consolas" w:hAnsi="Consolas" w:cs="Consolas"/>
          <w:sz w:val="24"/>
          <w:szCs w:val="24"/>
          <w:lang w:val="mn-MN"/>
        </w:rPr>
        <w:t xml:space="preserve">Create --- ингээд database үүсэж байна. </w:t>
      </w:r>
    </w:p>
    <w:p w14:paraId="511A7EC2" w14:textId="77777777" w:rsidR="004634A0" w:rsidRPr="00E35F62" w:rsidRDefault="00791603"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Ингээд phpmyadmin дотор database үүслээ. </w:t>
      </w:r>
    </w:p>
    <w:p w14:paraId="007DBE75" w14:textId="77777777" w:rsidR="00791603" w:rsidRPr="00E35F62" w:rsidRDefault="00791603" w:rsidP="00970006">
      <w:pPr>
        <w:spacing w:after="0"/>
        <w:rPr>
          <w:rFonts w:ascii="Consolas" w:hAnsi="Consolas" w:cs="Consolas"/>
          <w:sz w:val="24"/>
          <w:szCs w:val="24"/>
          <w:lang w:val="mn-MN"/>
        </w:rPr>
      </w:pPr>
    </w:p>
    <w:p w14:paraId="73004A25" w14:textId="77777777" w:rsidR="00791603" w:rsidRPr="00E35F62" w:rsidRDefault="00741718" w:rsidP="00970006">
      <w:pPr>
        <w:spacing w:after="0"/>
        <w:rPr>
          <w:rFonts w:ascii="Consolas" w:hAnsi="Consolas" w:cs="Consolas"/>
          <w:sz w:val="24"/>
          <w:szCs w:val="24"/>
          <w:lang w:val="mn-MN"/>
        </w:rPr>
      </w:pPr>
      <w:r w:rsidRPr="00E35F62">
        <w:rPr>
          <w:rFonts w:ascii="Consolas" w:hAnsi="Consolas" w:cs="Consolas"/>
          <w:noProof/>
          <w:sz w:val="24"/>
          <w:szCs w:val="24"/>
          <w:lang w:val="mn-MN"/>
        </w:rPr>
        <w:drawing>
          <wp:anchor distT="0" distB="0" distL="114300" distR="114300" simplePos="0" relativeHeight="251660288" behindDoc="0" locked="0" layoutInCell="1" allowOverlap="1" wp14:anchorId="41087268" wp14:editId="7C19E7A1">
            <wp:simplePos x="0" y="0"/>
            <wp:positionH relativeFrom="column">
              <wp:posOffset>4229100</wp:posOffset>
            </wp:positionH>
            <wp:positionV relativeFrom="paragraph">
              <wp:posOffset>45085</wp:posOffset>
            </wp:positionV>
            <wp:extent cx="1971675" cy="3152775"/>
            <wp:effectExtent l="0" t="0" r="9525" b="9525"/>
            <wp:wrapSquare wrapText="bothSides"/>
            <wp:docPr id="4" name="Picture 4" descr="C:\Users\comput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mputer\Desktop\Untitl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71675" cy="3152775"/>
                    </a:xfrm>
                    <a:prstGeom prst="rect">
                      <a:avLst/>
                    </a:prstGeom>
                    <a:noFill/>
                    <a:ln>
                      <a:noFill/>
                    </a:ln>
                  </pic:spPr>
                </pic:pic>
              </a:graphicData>
            </a:graphic>
          </wp:anchor>
        </w:drawing>
      </w:r>
    </w:p>
    <w:p w14:paraId="6D295DC2" w14:textId="77777777" w:rsidR="00791603" w:rsidRPr="00E35F62" w:rsidRDefault="00791603"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C:\xampp\htdocs дотор ямар folder-т үүсгэсэн тэр нэрээрээ нэвтэрнэ. </w:t>
      </w:r>
    </w:p>
    <w:p w14:paraId="66FECBA4" w14:textId="77777777" w:rsidR="00D01F39" w:rsidRPr="00E35F62" w:rsidRDefault="00D01F39"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Browser – chrome - </w:t>
      </w:r>
      <w:r w:rsidR="006A52BC">
        <w:fldChar w:fldCharType="begin"/>
      </w:r>
      <w:r w:rsidR="006A52BC">
        <w:instrText xml:space="preserve"> HYPERLINK "http://localhost/wp/" </w:instrText>
      </w:r>
      <w:r w:rsidR="006A52BC">
        <w:fldChar w:fldCharType="separate"/>
      </w:r>
      <w:r w:rsidRPr="00E35F62">
        <w:rPr>
          <w:rStyle w:val="Hyperlink"/>
          <w:rFonts w:ascii="Consolas" w:hAnsi="Consolas" w:cs="Consolas"/>
          <w:sz w:val="24"/>
          <w:szCs w:val="24"/>
          <w:lang w:val="mn-MN"/>
        </w:rPr>
        <w:t>http://localhost/wp/</w:t>
      </w:r>
      <w:r w:rsidR="006A52BC">
        <w:rPr>
          <w:rStyle w:val="Hyperlink"/>
          <w:rFonts w:ascii="Consolas" w:hAnsi="Consolas" w:cs="Consolas"/>
          <w:sz w:val="24"/>
          <w:szCs w:val="24"/>
          <w:lang w:val="mn-MN"/>
        </w:rPr>
        <w:fldChar w:fldCharType="end"/>
      </w:r>
      <w:r w:rsidRPr="00E35F62">
        <w:rPr>
          <w:rFonts w:ascii="Consolas" w:hAnsi="Consolas" w:cs="Consolas"/>
          <w:sz w:val="24"/>
          <w:szCs w:val="24"/>
          <w:lang w:val="mn-MN"/>
        </w:rPr>
        <w:t xml:space="preserve"> </w:t>
      </w:r>
    </w:p>
    <w:p w14:paraId="57D74FA2" w14:textId="77777777" w:rsidR="00741718" w:rsidRPr="00E35F62" w:rsidRDefault="00741718" w:rsidP="00970006">
      <w:pPr>
        <w:spacing w:after="0"/>
        <w:rPr>
          <w:rFonts w:ascii="Consolas" w:hAnsi="Consolas" w:cs="Consolas"/>
          <w:sz w:val="24"/>
          <w:szCs w:val="24"/>
          <w:lang w:val="mn-MN"/>
        </w:rPr>
      </w:pPr>
    </w:p>
    <w:p w14:paraId="7A16D9C2" w14:textId="77777777" w:rsidR="00791603" w:rsidRPr="00E35F62" w:rsidRDefault="00791603"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Хэлээ сонгоод – continue – Lets go </w:t>
      </w:r>
    </w:p>
    <w:p w14:paraId="59ACD47F" w14:textId="77777777" w:rsidR="00A2137B" w:rsidRPr="00E35F62" w:rsidRDefault="00A2137B" w:rsidP="00970006">
      <w:pPr>
        <w:spacing w:after="0"/>
        <w:rPr>
          <w:rFonts w:ascii="Consolas" w:hAnsi="Consolas" w:cs="Consolas"/>
          <w:sz w:val="24"/>
          <w:szCs w:val="24"/>
          <w:lang w:val="mn-MN"/>
        </w:rPr>
      </w:pPr>
    </w:p>
    <w:p w14:paraId="5660F110" w14:textId="77777777" w:rsidR="00A2137B" w:rsidRPr="00E35F62" w:rsidRDefault="00A2137B" w:rsidP="00970006">
      <w:pPr>
        <w:spacing w:after="0"/>
        <w:rPr>
          <w:rFonts w:ascii="Consolas" w:hAnsi="Consolas" w:cs="Consolas"/>
          <w:sz w:val="24"/>
          <w:szCs w:val="24"/>
          <w:lang w:val="mn-MN"/>
        </w:rPr>
      </w:pPr>
    </w:p>
    <w:p w14:paraId="600CE65A" w14:textId="77777777" w:rsidR="00791603" w:rsidRPr="00E35F62" w:rsidRDefault="00791603" w:rsidP="00970006">
      <w:pPr>
        <w:spacing w:after="0"/>
        <w:rPr>
          <w:rFonts w:ascii="Consolas" w:hAnsi="Consolas" w:cs="Consolas"/>
          <w:sz w:val="24"/>
          <w:szCs w:val="24"/>
          <w:lang w:val="mn-MN"/>
        </w:rPr>
      </w:pPr>
    </w:p>
    <w:p w14:paraId="69EDE7FB" w14:textId="77777777" w:rsidR="004E4260" w:rsidRPr="00E35F62" w:rsidRDefault="004E4260" w:rsidP="00970006">
      <w:pPr>
        <w:spacing w:after="0"/>
        <w:rPr>
          <w:rFonts w:ascii="Consolas" w:hAnsi="Consolas" w:cs="Consolas"/>
          <w:sz w:val="24"/>
          <w:szCs w:val="24"/>
          <w:lang w:val="mn-MN"/>
        </w:rPr>
      </w:pPr>
    </w:p>
    <w:p w14:paraId="66E9677E" w14:textId="77777777" w:rsidR="004E4260" w:rsidRPr="00E35F62" w:rsidRDefault="004E4260" w:rsidP="00970006">
      <w:pPr>
        <w:spacing w:after="0"/>
        <w:rPr>
          <w:rFonts w:ascii="Consolas" w:hAnsi="Consolas" w:cs="Consolas"/>
          <w:sz w:val="24"/>
          <w:szCs w:val="24"/>
          <w:lang w:val="mn-MN"/>
        </w:rPr>
      </w:pPr>
    </w:p>
    <w:p w14:paraId="2334286A" w14:textId="77777777" w:rsidR="004E4260" w:rsidRPr="00E35F62" w:rsidRDefault="004E4260" w:rsidP="00970006">
      <w:pPr>
        <w:spacing w:after="0"/>
        <w:rPr>
          <w:rFonts w:ascii="Consolas" w:hAnsi="Consolas" w:cs="Consolas"/>
          <w:sz w:val="24"/>
          <w:szCs w:val="24"/>
          <w:lang w:val="mn-MN"/>
        </w:rPr>
      </w:pPr>
    </w:p>
    <w:p w14:paraId="22FF239B" w14:textId="77777777" w:rsidR="004E4260" w:rsidRPr="00E35F62" w:rsidRDefault="004E4260" w:rsidP="00970006">
      <w:pPr>
        <w:spacing w:after="0"/>
        <w:rPr>
          <w:rFonts w:ascii="Consolas" w:hAnsi="Consolas" w:cs="Consolas"/>
          <w:sz w:val="24"/>
          <w:szCs w:val="24"/>
          <w:lang w:val="mn-MN"/>
        </w:rPr>
      </w:pPr>
    </w:p>
    <w:p w14:paraId="3105B485" w14:textId="77777777" w:rsidR="004E4260" w:rsidRPr="00E35F62" w:rsidRDefault="004E4260" w:rsidP="00970006">
      <w:pPr>
        <w:spacing w:after="0"/>
        <w:rPr>
          <w:rFonts w:ascii="Consolas" w:hAnsi="Consolas" w:cs="Consolas"/>
          <w:sz w:val="24"/>
          <w:szCs w:val="24"/>
          <w:lang w:val="mn-MN"/>
        </w:rPr>
      </w:pPr>
    </w:p>
    <w:p w14:paraId="42EB2988" w14:textId="77777777" w:rsidR="004E4260" w:rsidRPr="00E35F62" w:rsidRDefault="004E4260" w:rsidP="00970006">
      <w:pPr>
        <w:spacing w:after="0"/>
        <w:rPr>
          <w:rFonts w:ascii="Consolas" w:hAnsi="Consolas" w:cs="Consolas"/>
          <w:sz w:val="24"/>
          <w:szCs w:val="24"/>
          <w:lang w:val="mn-MN"/>
        </w:rPr>
      </w:pPr>
    </w:p>
    <w:p w14:paraId="52A530BB" w14:textId="77777777" w:rsidR="004E4260" w:rsidRPr="00E35F62" w:rsidRDefault="004E4260" w:rsidP="00970006">
      <w:pPr>
        <w:spacing w:after="0"/>
        <w:rPr>
          <w:rFonts w:ascii="Consolas" w:hAnsi="Consolas" w:cs="Consolas"/>
          <w:sz w:val="24"/>
          <w:szCs w:val="24"/>
          <w:lang w:val="mn-MN"/>
        </w:rPr>
      </w:pPr>
    </w:p>
    <w:p w14:paraId="264B461C" w14:textId="77777777" w:rsidR="004E4260" w:rsidRPr="00E35F62" w:rsidRDefault="004E4260" w:rsidP="00970006">
      <w:pPr>
        <w:spacing w:after="0"/>
        <w:rPr>
          <w:rFonts w:ascii="Consolas" w:hAnsi="Consolas" w:cs="Consolas"/>
          <w:sz w:val="24"/>
          <w:szCs w:val="24"/>
          <w:lang w:val="mn-MN"/>
        </w:rPr>
      </w:pPr>
    </w:p>
    <w:p w14:paraId="30CD6149" w14:textId="77777777" w:rsidR="004E4260" w:rsidRPr="00E35F62" w:rsidRDefault="004E4260" w:rsidP="00970006">
      <w:pPr>
        <w:spacing w:after="0"/>
        <w:rPr>
          <w:rFonts w:ascii="Consolas" w:hAnsi="Consolas" w:cs="Consolas"/>
          <w:sz w:val="24"/>
          <w:szCs w:val="24"/>
          <w:lang w:val="mn-MN"/>
        </w:rPr>
      </w:pPr>
    </w:p>
    <w:p w14:paraId="521A0170" w14:textId="77777777" w:rsidR="00741718" w:rsidRPr="00E35F62" w:rsidRDefault="00741718" w:rsidP="00970006">
      <w:pPr>
        <w:spacing w:after="0"/>
        <w:rPr>
          <w:rFonts w:ascii="Consolas" w:hAnsi="Consolas" w:cs="Consolas"/>
          <w:sz w:val="24"/>
          <w:szCs w:val="24"/>
          <w:lang w:val="mn-MN"/>
        </w:rPr>
      </w:pPr>
      <w:r w:rsidRPr="00E35F62">
        <w:rPr>
          <w:rFonts w:ascii="Consolas" w:hAnsi="Consolas" w:cs="Consolas"/>
          <w:noProof/>
          <w:sz w:val="24"/>
          <w:szCs w:val="24"/>
          <w:lang w:val="mn-MN"/>
        </w:rPr>
        <w:lastRenderedPageBreak/>
        <w:drawing>
          <wp:anchor distT="0" distB="0" distL="114300" distR="114300" simplePos="0" relativeHeight="251659264" behindDoc="0" locked="0" layoutInCell="1" allowOverlap="1" wp14:anchorId="08D80241" wp14:editId="61DB2757">
            <wp:simplePos x="0" y="0"/>
            <wp:positionH relativeFrom="page">
              <wp:posOffset>3209925</wp:posOffset>
            </wp:positionH>
            <wp:positionV relativeFrom="paragraph">
              <wp:posOffset>635</wp:posOffset>
            </wp:positionV>
            <wp:extent cx="4219575" cy="3081712"/>
            <wp:effectExtent l="0" t="0" r="0" b="4445"/>
            <wp:wrapSquare wrapText="bothSides"/>
            <wp:docPr id="1" name="Picture 1" descr="C:\Users\comput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puter\Desktop\Untitl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9575" cy="3081712"/>
                    </a:xfrm>
                    <a:prstGeom prst="rect">
                      <a:avLst/>
                    </a:prstGeom>
                    <a:noFill/>
                    <a:ln>
                      <a:noFill/>
                    </a:ln>
                  </pic:spPr>
                </pic:pic>
              </a:graphicData>
            </a:graphic>
          </wp:anchor>
        </w:drawing>
      </w:r>
      <w:r w:rsidR="00791603" w:rsidRPr="00E35F62">
        <w:rPr>
          <w:rFonts w:ascii="Consolas" w:hAnsi="Consolas" w:cs="Consolas"/>
          <w:sz w:val="24"/>
          <w:szCs w:val="24"/>
          <w:lang w:val="mn-MN"/>
        </w:rPr>
        <w:t>Config тохиргоо хийж өгнө.</w:t>
      </w:r>
    </w:p>
    <w:p w14:paraId="4AB6104F" w14:textId="77777777" w:rsidR="00791603" w:rsidRPr="00E35F62" w:rsidRDefault="00A2137B"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 </w:t>
      </w:r>
    </w:p>
    <w:p w14:paraId="459C92BF" w14:textId="77777777" w:rsidR="00741718" w:rsidRPr="00E35F62" w:rsidRDefault="00791603"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Database Name: </w:t>
      </w:r>
      <w:r w:rsidR="00A2137B" w:rsidRPr="00E35F62">
        <w:rPr>
          <w:rFonts w:ascii="Consolas" w:hAnsi="Consolas" w:cs="Consolas"/>
          <w:sz w:val="24"/>
          <w:szCs w:val="24"/>
          <w:lang w:val="mn-MN"/>
        </w:rPr>
        <w:t xml:space="preserve">wp </w:t>
      </w:r>
    </w:p>
    <w:p w14:paraId="22B68061" w14:textId="77777777" w:rsidR="00791603" w:rsidRPr="00E35F62" w:rsidRDefault="00A2137B" w:rsidP="00970006">
      <w:pPr>
        <w:spacing w:after="0"/>
        <w:rPr>
          <w:rFonts w:ascii="Consolas" w:hAnsi="Consolas" w:cs="Consolas"/>
          <w:sz w:val="24"/>
          <w:szCs w:val="24"/>
          <w:lang w:val="mn-MN"/>
        </w:rPr>
      </w:pPr>
      <w:r w:rsidRPr="00E35F62">
        <w:rPr>
          <w:rFonts w:ascii="Consolas" w:hAnsi="Consolas" w:cs="Consolas"/>
          <w:sz w:val="24"/>
          <w:szCs w:val="24"/>
          <w:lang w:val="mn-MN"/>
        </w:rPr>
        <w:t>(</w:t>
      </w:r>
      <w:r w:rsidR="00791603" w:rsidRPr="00E35F62">
        <w:rPr>
          <w:rFonts w:ascii="Consolas" w:hAnsi="Consolas" w:cs="Consolas"/>
          <w:sz w:val="24"/>
          <w:szCs w:val="24"/>
          <w:lang w:val="mn-MN"/>
        </w:rPr>
        <w:t>phpmyadmin дотор үүсгэсэн database нэр</w:t>
      </w:r>
      <w:r w:rsidRPr="00E35F62">
        <w:rPr>
          <w:rFonts w:ascii="Consolas" w:hAnsi="Consolas" w:cs="Consolas"/>
          <w:sz w:val="24"/>
          <w:szCs w:val="24"/>
          <w:lang w:val="mn-MN"/>
        </w:rPr>
        <w:t>)</w:t>
      </w:r>
      <w:r w:rsidR="00791603" w:rsidRPr="00E35F62">
        <w:rPr>
          <w:rFonts w:ascii="Consolas" w:hAnsi="Consolas" w:cs="Consolas"/>
          <w:sz w:val="24"/>
          <w:szCs w:val="24"/>
          <w:lang w:val="mn-MN"/>
        </w:rPr>
        <w:t xml:space="preserve"> </w:t>
      </w:r>
    </w:p>
    <w:p w14:paraId="4E67DEA8" w14:textId="77777777" w:rsidR="00741718" w:rsidRPr="00E35F62" w:rsidRDefault="00A2137B"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Username: root </w:t>
      </w:r>
    </w:p>
    <w:p w14:paraId="01D5AF92" w14:textId="77777777" w:rsidR="00A2137B" w:rsidRPr="00E35F62" w:rsidRDefault="00A2137B" w:rsidP="00970006">
      <w:pPr>
        <w:spacing w:after="0"/>
        <w:rPr>
          <w:rFonts w:ascii="Consolas" w:hAnsi="Consolas" w:cs="Consolas"/>
          <w:sz w:val="24"/>
          <w:szCs w:val="24"/>
          <w:lang w:val="mn-MN"/>
        </w:rPr>
      </w:pPr>
      <w:r w:rsidRPr="00E35F62">
        <w:rPr>
          <w:rFonts w:ascii="Consolas" w:hAnsi="Consolas" w:cs="Consolas"/>
          <w:sz w:val="24"/>
          <w:szCs w:val="24"/>
          <w:lang w:val="mn-MN"/>
        </w:rPr>
        <w:t>(xampp буюу local дээрээ сайтаа суулгаж байгаа тохиолдолд username root password байхгүй байна.  )</w:t>
      </w:r>
    </w:p>
    <w:p w14:paraId="7DBD3406" w14:textId="77777777" w:rsidR="00741718" w:rsidRPr="00E35F62" w:rsidRDefault="00741718" w:rsidP="00970006">
      <w:pPr>
        <w:spacing w:after="0"/>
        <w:rPr>
          <w:rFonts w:ascii="Consolas" w:hAnsi="Consolas" w:cs="Consolas"/>
          <w:sz w:val="24"/>
          <w:szCs w:val="24"/>
          <w:lang w:val="mn-MN"/>
        </w:rPr>
      </w:pPr>
    </w:p>
    <w:p w14:paraId="5E81CF07" w14:textId="77777777" w:rsidR="00D01F39" w:rsidRPr="00E35F62" w:rsidRDefault="00A2137B"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Password: </w:t>
      </w:r>
    </w:p>
    <w:p w14:paraId="34F03242" w14:textId="77777777" w:rsidR="00741718" w:rsidRPr="00E35F62" w:rsidRDefault="00741718" w:rsidP="00970006">
      <w:pPr>
        <w:spacing w:after="0"/>
        <w:rPr>
          <w:rFonts w:ascii="Consolas" w:hAnsi="Consolas" w:cs="Consolas"/>
          <w:sz w:val="24"/>
          <w:szCs w:val="24"/>
          <w:lang w:val="mn-MN"/>
        </w:rPr>
      </w:pPr>
    </w:p>
    <w:p w14:paraId="7DC4EB55" w14:textId="77777777" w:rsidR="00A2137B" w:rsidRPr="00E35F62" w:rsidRDefault="00A2137B" w:rsidP="00970006">
      <w:pPr>
        <w:spacing w:after="0"/>
        <w:rPr>
          <w:rFonts w:ascii="Consolas" w:hAnsi="Consolas" w:cs="Consolas"/>
          <w:sz w:val="24"/>
          <w:szCs w:val="24"/>
          <w:lang w:val="mn-MN"/>
        </w:rPr>
      </w:pPr>
      <w:r w:rsidRPr="00E35F62">
        <w:rPr>
          <w:rFonts w:ascii="Consolas" w:hAnsi="Consolas" w:cs="Consolas"/>
          <w:sz w:val="24"/>
          <w:szCs w:val="24"/>
          <w:lang w:val="mn-MN"/>
        </w:rPr>
        <w:t>Database Host: localhost</w:t>
      </w:r>
    </w:p>
    <w:p w14:paraId="06852886" w14:textId="77777777" w:rsidR="00741718" w:rsidRPr="00E35F62" w:rsidRDefault="00741718" w:rsidP="00970006">
      <w:pPr>
        <w:spacing w:after="0"/>
        <w:rPr>
          <w:rFonts w:ascii="Consolas" w:hAnsi="Consolas" w:cs="Consolas"/>
          <w:sz w:val="24"/>
          <w:szCs w:val="24"/>
          <w:lang w:val="mn-MN"/>
        </w:rPr>
      </w:pPr>
    </w:p>
    <w:p w14:paraId="3D704DE8" w14:textId="77777777" w:rsidR="00A2137B" w:rsidRPr="00E35F62" w:rsidRDefault="00A2137B" w:rsidP="00970006">
      <w:pPr>
        <w:spacing w:after="0"/>
        <w:rPr>
          <w:rFonts w:ascii="Consolas" w:hAnsi="Consolas" w:cs="Consolas"/>
          <w:sz w:val="24"/>
          <w:szCs w:val="24"/>
          <w:lang w:val="mn-MN"/>
        </w:rPr>
      </w:pPr>
      <w:r w:rsidRPr="00E35F62">
        <w:rPr>
          <w:rFonts w:ascii="Consolas" w:hAnsi="Consolas" w:cs="Consolas"/>
          <w:sz w:val="24"/>
          <w:szCs w:val="24"/>
          <w:lang w:val="mn-MN"/>
        </w:rPr>
        <w:t>Table Prefix: wp_</w:t>
      </w:r>
    </w:p>
    <w:p w14:paraId="1869A416" w14:textId="77777777" w:rsidR="00A2137B" w:rsidRPr="00E35F62" w:rsidRDefault="00A2137B" w:rsidP="00970006">
      <w:pPr>
        <w:spacing w:after="0"/>
        <w:rPr>
          <w:rFonts w:ascii="Consolas" w:hAnsi="Consolas" w:cs="Consolas"/>
          <w:sz w:val="24"/>
          <w:szCs w:val="24"/>
          <w:lang w:val="mn-MN"/>
        </w:rPr>
      </w:pPr>
    </w:p>
    <w:p w14:paraId="27C89B90" w14:textId="77777777" w:rsidR="00A2137B" w:rsidRPr="00E35F62" w:rsidRDefault="00A2137B"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Submit </w:t>
      </w:r>
    </w:p>
    <w:p w14:paraId="5604A64C" w14:textId="77777777" w:rsidR="004E4260" w:rsidRPr="00E35F62" w:rsidRDefault="004E4260" w:rsidP="00970006">
      <w:pPr>
        <w:spacing w:after="0"/>
        <w:rPr>
          <w:rFonts w:ascii="Consolas" w:hAnsi="Consolas" w:cs="Consolas"/>
          <w:sz w:val="24"/>
          <w:szCs w:val="24"/>
          <w:lang w:val="mn-MN"/>
        </w:rPr>
      </w:pPr>
    </w:p>
    <w:p w14:paraId="0B6C9A4A" w14:textId="77777777" w:rsidR="004E4260" w:rsidRPr="00E35F62" w:rsidRDefault="004E4260" w:rsidP="00970006">
      <w:pPr>
        <w:spacing w:after="0"/>
        <w:rPr>
          <w:rFonts w:ascii="Consolas" w:hAnsi="Consolas" w:cs="Consolas"/>
          <w:sz w:val="24"/>
          <w:szCs w:val="24"/>
          <w:lang w:val="mn-MN"/>
        </w:rPr>
      </w:pPr>
      <w:r w:rsidRPr="00E35F62">
        <w:rPr>
          <w:rFonts w:ascii="Consolas" w:hAnsi="Consolas" w:cs="Consolas"/>
          <w:sz w:val="24"/>
          <w:szCs w:val="24"/>
          <w:lang w:val="mn-MN"/>
        </w:rPr>
        <w:t>Run the installation</w:t>
      </w:r>
    </w:p>
    <w:p w14:paraId="6067B2D7" w14:textId="77777777" w:rsidR="00A2137B" w:rsidRPr="00E35F62" w:rsidRDefault="00A2137B" w:rsidP="00970006">
      <w:pPr>
        <w:spacing w:after="0"/>
        <w:rPr>
          <w:rFonts w:ascii="Consolas" w:hAnsi="Consolas" w:cs="Consolas"/>
          <w:sz w:val="24"/>
          <w:szCs w:val="24"/>
          <w:lang w:val="mn-MN"/>
        </w:rPr>
      </w:pPr>
    </w:p>
    <w:p w14:paraId="0544D786" w14:textId="77777777" w:rsidR="00A2137B" w:rsidRPr="00E35F62" w:rsidRDefault="004E4260" w:rsidP="00970006">
      <w:pPr>
        <w:spacing w:after="0"/>
        <w:rPr>
          <w:rFonts w:ascii="Consolas" w:hAnsi="Consolas" w:cs="Consolas"/>
          <w:sz w:val="24"/>
          <w:szCs w:val="24"/>
          <w:lang w:val="mn-MN"/>
        </w:rPr>
      </w:pPr>
      <w:r w:rsidRPr="00E35F62">
        <w:rPr>
          <w:rFonts w:ascii="Consolas" w:hAnsi="Consolas" w:cs="Consolas"/>
          <w:noProof/>
          <w:sz w:val="24"/>
          <w:szCs w:val="24"/>
          <w:lang w:val="mn-MN"/>
        </w:rPr>
        <w:drawing>
          <wp:inline distT="0" distB="0" distL="0" distR="0" wp14:anchorId="2F81297F" wp14:editId="0921AE67">
            <wp:extent cx="4752975" cy="990600"/>
            <wp:effectExtent l="0" t="0" r="9525" b="0"/>
            <wp:docPr id="3" name="Picture 3" descr="C:\Users\comput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mputer\Desktop\Untitl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2975" cy="990600"/>
                    </a:xfrm>
                    <a:prstGeom prst="rect">
                      <a:avLst/>
                    </a:prstGeom>
                    <a:noFill/>
                    <a:ln>
                      <a:noFill/>
                    </a:ln>
                  </pic:spPr>
                </pic:pic>
              </a:graphicData>
            </a:graphic>
          </wp:inline>
        </w:drawing>
      </w:r>
    </w:p>
    <w:p w14:paraId="3D0CD4FF" w14:textId="77777777" w:rsidR="00741718" w:rsidRPr="00E35F62" w:rsidRDefault="00741718"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Localhost доторх wp - site болон phpmyadmin дотор байгаа database-ын доторх wp database-тай холбогдож байна. </w:t>
      </w:r>
    </w:p>
    <w:p w14:paraId="3053FFA6" w14:textId="77777777" w:rsidR="00741718" w:rsidRPr="00E35F62" w:rsidRDefault="00741718" w:rsidP="00970006">
      <w:pPr>
        <w:spacing w:after="0"/>
        <w:rPr>
          <w:rFonts w:ascii="Consolas" w:hAnsi="Consolas" w:cs="Consolas"/>
          <w:sz w:val="24"/>
          <w:szCs w:val="24"/>
          <w:lang w:val="mn-MN"/>
        </w:rPr>
      </w:pPr>
    </w:p>
    <w:p w14:paraId="218341F2" w14:textId="77777777" w:rsidR="00741718" w:rsidRPr="00E35F62" w:rsidRDefault="00603342" w:rsidP="00970006">
      <w:pPr>
        <w:spacing w:after="0"/>
        <w:rPr>
          <w:rFonts w:ascii="Consolas" w:hAnsi="Consolas" w:cs="Consolas"/>
          <w:sz w:val="24"/>
          <w:szCs w:val="24"/>
          <w:lang w:val="mn-MN"/>
        </w:rPr>
      </w:pPr>
      <w:r w:rsidRPr="00E35F62">
        <w:rPr>
          <w:rFonts w:ascii="Consolas" w:hAnsi="Consolas" w:cs="Consolas"/>
          <w:noProof/>
          <w:sz w:val="24"/>
          <w:szCs w:val="24"/>
          <w:lang w:val="mn-MN"/>
        </w:rPr>
        <w:drawing>
          <wp:anchor distT="0" distB="0" distL="114300" distR="114300" simplePos="0" relativeHeight="251661312" behindDoc="0" locked="0" layoutInCell="1" allowOverlap="1" wp14:anchorId="6C2C60E9" wp14:editId="7D8EAD06">
            <wp:simplePos x="0" y="0"/>
            <wp:positionH relativeFrom="margin">
              <wp:posOffset>2743200</wp:posOffset>
            </wp:positionH>
            <wp:positionV relativeFrom="paragraph">
              <wp:posOffset>88265</wp:posOffset>
            </wp:positionV>
            <wp:extent cx="3333750" cy="3400425"/>
            <wp:effectExtent l="0" t="0" r="0" b="9525"/>
            <wp:wrapSquare wrapText="bothSides"/>
            <wp:docPr id="5" name="Picture 5" descr="C:\Users\comput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mputer\Desktop\Untitl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3750" cy="3400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85B50F" w14:textId="77777777" w:rsidR="00741718" w:rsidRPr="00E35F62" w:rsidRDefault="00741718" w:rsidP="00970006">
      <w:pPr>
        <w:spacing w:after="0"/>
        <w:rPr>
          <w:rFonts w:ascii="Consolas" w:hAnsi="Consolas" w:cs="Consolas"/>
          <w:sz w:val="24"/>
          <w:szCs w:val="24"/>
          <w:lang w:val="mn-MN"/>
        </w:rPr>
      </w:pPr>
    </w:p>
    <w:p w14:paraId="7B7FD99C" w14:textId="77777777" w:rsidR="00741718" w:rsidRPr="00E35F62" w:rsidRDefault="00741718" w:rsidP="00970006">
      <w:pPr>
        <w:spacing w:after="0"/>
        <w:rPr>
          <w:rFonts w:ascii="Consolas" w:hAnsi="Consolas" w:cs="Consolas"/>
          <w:sz w:val="24"/>
          <w:szCs w:val="24"/>
          <w:lang w:val="mn-MN"/>
        </w:rPr>
      </w:pPr>
      <w:r w:rsidRPr="00E35F62">
        <w:rPr>
          <w:rFonts w:ascii="Consolas" w:hAnsi="Consolas" w:cs="Consolas"/>
          <w:sz w:val="24"/>
          <w:szCs w:val="24"/>
          <w:lang w:val="mn-MN"/>
        </w:rPr>
        <w:t>Site title: WP Site</w:t>
      </w:r>
    </w:p>
    <w:p w14:paraId="72CC3BB7" w14:textId="77777777" w:rsidR="00D01F39" w:rsidRPr="00E35F62" w:rsidRDefault="00741718" w:rsidP="00970006">
      <w:pPr>
        <w:spacing w:after="0"/>
        <w:rPr>
          <w:rFonts w:ascii="Consolas" w:hAnsi="Consolas" w:cs="Consolas"/>
          <w:sz w:val="24"/>
          <w:szCs w:val="24"/>
          <w:lang w:val="mn-MN"/>
        </w:rPr>
      </w:pPr>
      <w:r w:rsidRPr="00E35F62">
        <w:rPr>
          <w:rFonts w:ascii="Consolas" w:hAnsi="Consolas" w:cs="Consolas"/>
          <w:sz w:val="24"/>
          <w:szCs w:val="24"/>
          <w:lang w:val="mn-MN"/>
        </w:rPr>
        <w:t>(Сайтын гарчиг )</w:t>
      </w:r>
    </w:p>
    <w:p w14:paraId="201BDA09" w14:textId="77777777" w:rsidR="00741718" w:rsidRPr="00E35F62" w:rsidRDefault="00741718" w:rsidP="00970006">
      <w:pPr>
        <w:spacing w:after="0"/>
        <w:rPr>
          <w:rFonts w:ascii="Consolas" w:hAnsi="Consolas" w:cs="Consolas"/>
          <w:sz w:val="24"/>
          <w:szCs w:val="24"/>
          <w:lang w:val="mn-MN"/>
        </w:rPr>
      </w:pPr>
      <w:r w:rsidRPr="00E35F62">
        <w:rPr>
          <w:rFonts w:ascii="Consolas" w:hAnsi="Consolas" w:cs="Consolas"/>
          <w:sz w:val="24"/>
          <w:szCs w:val="24"/>
          <w:lang w:val="mn-MN"/>
        </w:rPr>
        <w:t>&lt;title&gt; WP Site&lt;/title&gt; ижил</w:t>
      </w:r>
    </w:p>
    <w:p w14:paraId="67885D2A" w14:textId="77777777" w:rsidR="00603342" w:rsidRPr="00E35F62" w:rsidRDefault="00603342" w:rsidP="00970006">
      <w:pPr>
        <w:spacing w:after="0"/>
        <w:rPr>
          <w:rFonts w:ascii="Consolas" w:hAnsi="Consolas" w:cs="Consolas"/>
          <w:sz w:val="24"/>
          <w:szCs w:val="24"/>
          <w:lang w:val="mn-MN"/>
        </w:rPr>
      </w:pPr>
    </w:p>
    <w:p w14:paraId="756B028D" w14:textId="77777777" w:rsidR="00603342" w:rsidRPr="00E35F62" w:rsidRDefault="00603342" w:rsidP="00970006">
      <w:pPr>
        <w:spacing w:after="0"/>
        <w:rPr>
          <w:rFonts w:ascii="Consolas" w:hAnsi="Consolas" w:cs="Consolas"/>
          <w:sz w:val="24"/>
          <w:szCs w:val="24"/>
          <w:lang w:val="mn-MN"/>
        </w:rPr>
      </w:pPr>
      <w:r w:rsidRPr="00E35F62">
        <w:rPr>
          <w:rFonts w:ascii="Consolas" w:hAnsi="Consolas" w:cs="Consolas"/>
          <w:sz w:val="24"/>
          <w:szCs w:val="24"/>
          <w:lang w:val="mn-MN"/>
        </w:rPr>
        <w:t>Username: admin</w:t>
      </w:r>
    </w:p>
    <w:p w14:paraId="254DC373" w14:textId="77777777" w:rsidR="00603342" w:rsidRPr="00E35F62" w:rsidRDefault="00603342" w:rsidP="00970006">
      <w:pPr>
        <w:spacing w:after="0"/>
        <w:rPr>
          <w:rFonts w:ascii="Consolas" w:hAnsi="Consolas" w:cs="Consolas"/>
          <w:sz w:val="24"/>
          <w:szCs w:val="24"/>
          <w:lang w:val="mn-MN"/>
        </w:rPr>
      </w:pPr>
      <w:r w:rsidRPr="00E35F62">
        <w:rPr>
          <w:rFonts w:ascii="Consolas" w:hAnsi="Consolas" w:cs="Consolas"/>
          <w:sz w:val="24"/>
          <w:szCs w:val="24"/>
          <w:lang w:val="mn-MN"/>
        </w:rPr>
        <w:t>(Сайтруу нэвтэрч орох нэр)</w:t>
      </w:r>
    </w:p>
    <w:p w14:paraId="334FDFBB" w14:textId="77777777" w:rsidR="00603342" w:rsidRPr="00E35F62" w:rsidRDefault="00603342" w:rsidP="00970006">
      <w:pPr>
        <w:spacing w:after="0"/>
        <w:rPr>
          <w:rFonts w:ascii="Consolas" w:hAnsi="Consolas" w:cs="Consolas"/>
          <w:sz w:val="24"/>
          <w:szCs w:val="24"/>
          <w:lang w:val="mn-MN"/>
        </w:rPr>
      </w:pPr>
    </w:p>
    <w:p w14:paraId="1A46D151" w14:textId="77777777" w:rsidR="00603342" w:rsidRPr="00E35F62" w:rsidRDefault="00603342" w:rsidP="00970006">
      <w:pPr>
        <w:spacing w:after="0"/>
        <w:rPr>
          <w:rFonts w:ascii="Consolas" w:hAnsi="Consolas" w:cs="Consolas"/>
          <w:sz w:val="24"/>
          <w:szCs w:val="24"/>
          <w:lang w:val="mn-MN"/>
        </w:rPr>
      </w:pPr>
      <w:r w:rsidRPr="00E35F62">
        <w:rPr>
          <w:rFonts w:ascii="Consolas" w:hAnsi="Consolas" w:cs="Consolas"/>
          <w:sz w:val="24"/>
          <w:szCs w:val="24"/>
          <w:lang w:val="mn-MN"/>
        </w:rPr>
        <w:t>Password: T)%B%IXv2ngUYwXawE</w:t>
      </w:r>
    </w:p>
    <w:p w14:paraId="29D8D5BC" w14:textId="77777777" w:rsidR="00603342" w:rsidRPr="00E35F62" w:rsidRDefault="00603342" w:rsidP="00970006">
      <w:pPr>
        <w:spacing w:after="0"/>
        <w:rPr>
          <w:rFonts w:ascii="Consolas" w:hAnsi="Consolas" w:cs="Consolas"/>
          <w:sz w:val="24"/>
          <w:szCs w:val="24"/>
          <w:lang w:val="mn-MN"/>
        </w:rPr>
      </w:pPr>
      <w:r w:rsidRPr="00E35F62">
        <w:rPr>
          <w:rFonts w:ascii="Consolas" w:hAnsi="Consolas" w:cs="Consolas"/>
          <w:sz w:val="24"/>
          <w:szCs w:val="24"/>
          <w:lang w:val="mn-MN"/>
        </w:rPr>
        <w:t>(Сайтруу нэвтэрч орох password)</w:t>
      </w:r>
    </w:p>
    <w:p w14:paraId="7E8C67CF" w14:textId="77777777" w:rsidR="00603342" w:rsidRPr="00E35F62" w:rsidRDefault="00603342" w:rsidP="00970006">
      <w:pPr>
        <w:spacing w:after="0"/>
        <w:rPr>
          <w:rFonts w:ascii="Consolas" w:hAnsi="Consolas" w:cs="Consolas"/>
          <w:sz w:val="24"/>
          <w:szCs w:val="24"/>
          <w:lang w:val="mn-MN"/>
        </w:rPr>
      </w:pPr>
    </w:p>
    <w:p w14:paraId="6B775A38" w14:textId="77777777" w:rsidR="00603342" w:rsidRPr="00E35F62" w:rsidRDefault="00603342" w:rsidP="00970006">
      <w:pPr>
        <w:spacing w:after="0"/>
        <w:rPr>
          <w:rFonts w:ascii="Consolas" w:hAnsi="Consolas" w:cs="Consolas"/>
          <w:sz w:val="24"/>
          <w:szCs w:val="24"/>
          <w:lang w:val="mn-MN"/>
        </w:rPr>
      </w:pPr>
      <w:r w:rsidRPr="00E35F62">
        <w:rPr>
          <w:rFonts w:ascii="Consolas" w:hAnsi="Consolas" w:cs="Consolas"/>
          <w:sz w:val="24"/>
          <w:szCs w:val="24"/>
          <w:lang w:val="mn-MN"/>
        </w:rPr>
        <w:t>Your email: test@gmail.com</w:t>
      </w:r>
    </w:p>
    <w:p w14:paraId="5CCD1772" w14:textId="77777777" w:rsidR="00603342" w:rsidRPr="00E35F62" w:rsidRDefault="00603342" w:rsidP="00970006">
      <w:pPr>
        <w:spacing w:after="0"/>
        <w:rPr>
          <w:rFonts w:ascii="Consolas" w:hAnsi="Consolas" w:cs="Consolas"/>
          <w:sz w:val="24"/>
          <w:szCs w:val="24"/>
          <w:lang w:val="mn-MN"/>
        </w:rPr>
      </w:pPr>
      <w:r w:rsidRPr="00E35F62">
        <w:rPr>
          <w:rFonts w:ascii="Consolas" w:hAnsi="Consolas" w:cs="Consolas"/>
          <w:sz w:val="24"/>
          <w:szCs w:val="24"/>
          <w:lang w:val="mn-MN"/>
        </w:rPr>
        <w:t>(Нууц үг сэргээх гэх мэт ашиглана.)</w:t>
      </w:r>
    </w:p>
    <w:p w14:paraId="4309490E" w14:textId="77777777" w:rsidR="00603342" w:rsidRPr="00E35F62" w:rsidRDefault="00603342" w:rsidP="00970006">
      <w:pPr>
        <w:spacing w:after="0"/>
        <w:rPr>
          <w:rFonts w:ascii="Consolas" w:hAnsi="Consolas" w:cs="Consolas"/>
          <w:sz w:val="24"/>
          <w:szCs w:val="24"/>
          <w:lang w:val="mn-MN"/>
        </w:rPr>
      </w:pPr>
    </w:p>
    <w:p w14:paraId="5644735A" w14:textId="77777777" w:rsidR="00741718" w:rsidRPr="00E35F62" w:rsidRDefault="00603342" w:rsidP="00970006">
      <w:pPr>
        <w:spacing w:after="0"/>
        <w:rPr>
          <w:rFonts w:ascii="Consolas" w:hAnsi="Consolas" w:cs="Consolas"/>
          <w:sz w:val="24"/>
          <w:szCs w:val="24"/>
          <w:lang w:val="mn-MN"/>
        </w:rPr>
      </w:pPr>
      <w:r w:rsidRPr="00E35F62">
        <w:rPr>
          <w:rFonts w:ascii="Consolas" w:hAnsi="Consolas" w:cs="Consolas"/>
          <w:sz w:val="24"/>
          <w:szCs w:val="24"/>
          <w:lang w:val="mn-MN"/>
        </w:rPr>
        <w:t>Install wordpress</w:t>
      </w:r>
    </w:p>
    <w:p w14:paraId="1B0A38A9" w14:textId="77777777" w:rsidR="00741718" w:rsidRPr="00E35F62" w:rsidRDefault="00741718" w:rsidP="00970006">
      <w:pPr>
        <w:spacing w:after="0"/>
        <w:rPr>
          <w:rFonts w:ascii="Consolas" w:hAnsi="Consolas" w:cs="Consolas"/>
          <w:sz w:val="24"/>
          <w:szCs w:val="24"/>
          <w:lang w:val="mn-MN"/>
        </w:rPr>
      </w:pPr>
    </w:p>
    <w:p w14:paraId="722C739F" w14:textId="77777777" w:rsidR="00D01F39" w:rsidRPr="00E35F62" w:rsidRDefault="00D01F39" w:rsidP="00970006">
      <w:pPr>
        <w:spacing w:after="0"/>
        <w:rPr>
          <w:rFonts w:ascii="Consolas" w:hAnsi="Consolas" w:cs="Consolas"/>
          <w:sz w:val="24"/>
          <w:szCs w:val="24"/>
          <w:lang w:val="mn-MN"/>
        </w:rPr>
      </w:pPr>
    </w:p>
    <w:p w14:paraId="2E5C9EDD" w14:textId="77777777" w:rsidR="002E08FD" w:rsidRPr="00E35F62" w:rsidRDefault="002E08FD" w:rsidP="00970006">
      <w:pPr>
        <w:spacing w:after="0"/>
        <w:rPr>
          <w:rFonts w:ascii="Consolas" w:hAnsi="Consolas" w:cs="Consolas"/>
          <w:sz w:val="24"/>
          <w:szCs w:val="24"/>
          <w:lang w:val="mn-MN"/>
        </w:rPr>
      </w:pPr>
    </w:p>
    <w:p w14:paraId="324740C1" w14:textId="77777777" w:rsidR="002E08FD" w:rsidRPr="00E35F62" w:rsidRDefault="002E08FD" w:rsidP="00970006">
      <w:pPr>
        <w:spacing w:after="0"/>
        <w:rPr>
          <w:rFonts w:ascii="Consolas" w:hAnsi="Consolas" w:cs="Consolas"/>
          <w:sz w:val="24"/>
          <w:szCs w:val="24"/>
          <w:lang w:val="mn-MN"/>
        </w:rPr>
      </w:pPr>
      <w:r w:rsidRPr="00E35F62">
        <w:rPr>
          <w:rFonts w:ascii="Consolas" w:hAnsi="Consolas" w:cs="Consolas"/>
          <w:noProof/>
          <w:sz w:val="24"/>
          <w:szCs w:val="24"/>
          <w:lang w:val="mn-MN"/>
        </w:rPr>
        <w:drawing>
          <wp:inline distT="0" distB="0" distL="0" distR="0" wp14:anchorId="6590AC0C" wp14:editId="7A2545B6">
            <wp:extent cx="4772025" cy="1666875"/>
            <wp:effectExtent l="0" t="0" r="9525" b="9525"/>
            <wp:docPr id="6" name="Picture 6" descr="C:\Users\comput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mputer\Desktop\Untitl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2025" cy="1666875"/>
                    </a:xfrm>
                    <a:prstGeom prst="rect">
                      <a:avLst/>
                    </a:prstGeom>
                    <a:noFill/>
                    <a:ln>
                      <a:noFill/>
                    </a:ln>
                  </pic:spPr>
                </pic:pic>
              </a:graphicData>
            </a:graphic>
          </wp:inline>
        </w:drawing>
      </w:r>
      <w:r w:rsidRPr="00E35F62">
        <w:rPr>
          <w:rFonts w:ascii="Consolas" w:hAnsi="Consolas" w:cs="Consolas"/>
          <w:sz w:val="24"/>
          <w:szCs w:val="24"/>
          <w:lang w:val="mn-MN"/>
        </w:rPr>
        <w:t>\</w:t>
      </w:r>
    </w:p>
    <w:p w14:paraId="728BF5FD" w14:textId="77777777" w:rsidR="002E08FD" w:rsidRPr="00E35F62" w:rsidRDefault="002E08FD"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Ажиллтай сууллаа... </w:t>
      </w:r>
    </w:p>
    <w:p w14:paraId="7E68EEDB" w14:textId="77777777" w:rsidR="002E08FD" w:rsidRPr="00E35F62" w:rsidRDefault="002E08FD" w:rsidP="00970006">
      <w:pPr>
        <w:spacing w:after="0"/>
        <w:rPr>
          <w:rFonts w:ascii="Consolas" w:hAnsi="Consolas" w:cs="Consolas"/>
          <w:sz w:val="24"/>
          <w:szCs w:val="24"/>
          <w:lang w:val="mn-MN"/>
        </w:rPr>
      </w:pPr>
    </w:p>
    <w:p w14:paraId="1AA042D1" w14:textId="77777777" w:rsidR="002E08FD" w:rsidRPr="00E35F62" w:rsidRDefault="002E08FD"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Нэвтэрч орох </w:t>
      </w:r>
    </w:p>
    <w:p w14:paraId="11301E20" w14:textId="77777777" w:rsidR="002E08FD" w:rsidRPr="00E35F62" w:rsidRDefault="00261E23" w:rsidP="00970006">
      <w:pPr>
        <w:spacing w:after="0"/>
        <w:rPr>
          <w:rFonts w:ascii="Consolas" w:hAnsi="Consolas" w:cs="Consolas"/>
          <w:sz w:val="24"/>
          <w:szCs w:val="24"/>
          <w:lang w:val="mn-MN"/>
        </w:rPr>
      </w:pPr>
      <w:r w:rsidRPr="00E35F62">
        <w:rPr>
          <w:rFonts w:ascii="Consolas" w:hAnsi="Consolas" w:cs="Consolas"/>
          <w:sz w:val="24"/>
          <w:szCs w:val="24"/>
          <w:lang w:val="mn-MN"/>
        </w:rPr>
        <w:t>http://localhost/WP%20Site/wp-login.php</w:t>
      </w:r>
    </w:p>
    <w:p w14:paraId="7E006F10" w14:textId="77777777" w:rsidR="002E08FD" w:rsidRPr="00E35F62" w:rsidRDefault="002E08FD"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Log In </w:t>
      </w:r>
    </w:p>
    <w:p w14:paraId="71B1B6EA" w14:textId="77777777" w:rsidR="002E08FD" w:rsidRPr="00E35F62" w:rsidRDefault="002E08FD" w:rsidP="00970006">
      <w:pPr>
        <w:spacing w:after="0"/>
        <w:rPr>
          <w:rFonts w:ascii="Consolas" w:hAnsi="Consolas" w:cs="Consolas"/>
          <w:sz w:val="24"/>
          <w:szCs w:val="24"/>
          <w:lang w:val="mn-MN"/>
        </w:rPr>
      </w:pPr>
    </w:p>
    <w:p w14:paraId="49C323D2" w14:textId="77777777" w:rsidR="002E08FD" w:rsidRPr="00E35F62" w:rsidRDefault="00261E23" w:rsidP="00970006">
      <w:pPr>
        <w:spacing w:after="0"/>
        <w:rPr>
          <w:rFonts w:ascii="Consolas" w:hAnsi="Consolas" w:cs="Consolas"/>
          <w:sz w:val="24"/>
          <w:szCs w:val="24"/>
          <w:lang w:val="mn-MN"/>
        </w:rPr>
      </w:pPr>
      <w:r w:rsidRPr="00E35F62">
        <w:rPr>
          <w:rFonts w:ascii="Consolas" w:hAnsi="Consolas" w:cs="Consolas"/>
          <w:noProof/>
          <w:sz w:val="24"/>
          <w:szCs w:val="24"/>
          <w:lang w:val="mn-MN"/>
        </w:rPr>
        <w:drawing>
          <wp:inline distT="0" distB="0" distL="0" distR="0" wp14:anchorId="02F052E7" wp14:editId="58A91E17">
            <wp:extent cx="2209800" cy="2400300"/>
            <wp:effectExtent l="0" t="0" r="0" b="0"/>
            <wp:docPr id="7" name="Picture 7" descr="C:\Users\comput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mputer\Desktop\Untitl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9800" cy="2400300"/>
                    </a:xfrm>
                    <a:prstGeom prst="rect">
                      <a:avLst/>
                    </a:prstGeom>
                    <a:noFill/>
                    <a:ln>
                      <a:noFill/>
                    </a:ln>
                  </pic:spPr>
                </pic:pic>
              </a:graphicData>
            </a:graphic>
          </wp:inline>
        </w:drawing>
      </w:r>
    </w:p>
    <w:p w14:paraId="5E421005" w14:textId="77777777" w:rsidR="002E08FD" w:rsidRPr="00E35F62" w:rsidRDefault="002E08FD" w:rsidP="00970006">
      <w:pPr>
        <w:spacing w:after="0"/>
        <w:rPr>
          <w:rFonts w:ascii="Consolas" w:hAnsi="Consolas" w:cs="Consolas"/>
          <w:sz w:val="24"/>
          <w:szCs w:val="24"/>
          <w:lang w:val="mn-MN"/>
        </w:rPr>
      </w:pPr>
    </w:p>
    <w:p w14:paraId="276D7CC4" w14:textId="77777777" w:rsidR="00176CFC" w:rsidRPr="00E35F62" w:rsidRDefault="00261E23" w:rsidP="00970006">
      <w:pPr>
        <w:spacing w:after="0"/>
        <w:rPr>
          <w:rFonts w:ascii="Consolas" w:hAnsi="Consolas" w:cs="Consolas"/>
          <w:sz w:val="24"/>
          <w:szCs w:val="24"/>
          <w:lang w:val="mn-MN"/>
        </w:rPr>
      </w:pPr>
      <w:r w:rsidRPr="00E35F62">
        <w:rPr>
          <w:rFonts w:ascii="Consolas" w:hAnsi="Consolas" w:cs="Consolas"/>
          <w:sz w:val="24"/>
          <w:szCs w:val="24"/>
          <w:lang w:val="mn-MN"/>
        </w:rPr>
        <w:t>Ингээд wordpress admin удирдлага эхэлж байна.</w:t>
      </w:r>
    </w:p>
    <w:p w14:paraId="2E5822BA" w14:textId="77777777" w:rsidR="00176CFC" w:rsidRPr="00E35F62" w:rsidRDefault="00176CFC" w:rsidP="00970006">
      <w:pPr>
        <w:spacing w:after="0"/>
        <w:rPr>
          <w:rFonts w:ascii="Consolas" w:hAnsi="Consolas" w:cs="Consolas"/>
          <w:sz w:val="24"/>
          <w:szCs w:val="24"/>
          <w:lang w:val="mn-MN"/>
        </w:rPr>
      </w:pPr>
    </w:p>
    <w:p w14:paraId="063903E7" w14:textId="77777777" w:rsidR="00AF7BC7" w:rsidRPr="00E35F62" w:rsidRDefault="00AF7BC7" w:rsidP="00970006">
      <w:pPr>
        <w:spacing w:after="0"/>
        <w:rPr>
          <w:rFonts w:ascii="Consolas" w:hAnsi="Consolas" w:cs="Consolas"/>
          <w:sz w:val="24"/>
          <w:szCs w:val="24"/>
          <w:lang w:val="mn-MN"/>
        </w:rPr>
      </w:pPr>
      <w:r w:rsidRPr="00E35F62">
        <w:rPr>
          <w:rFonts w:ascii="Consolas" w:hAnsi="Consolas" w:cs="Consolas"/>
          <w:noProof/>
          <w:sz w:val="24"/>
          <w:szCs w:val="24"/>
          <w:lang w:val="mn-MN"/>
        </w:rPr>
        <w:drawing>
          <wp:inline distT="0" distB="0" distL="0" distR="0" wp14:anchorId="6AF43EB5" wp14:editId="37169B3E">
            <wp:extent cx="6419850" cy="2752725"/>
            <wp:effectExtent l="0" t="0" r="0" b="9525"/>
            <wp:docPr id="8" name="Picture 8" descr="C:\Users\comput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omputer\Desktop\Untitl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19850" cy="2752725"/>
                    </a:xfrm>
                    <a:prstGeom prst="rect">
                      <a:avLst/>
                    </a:prstGeom>
                    <a:noFill/>
                    <a:ln>
                      <a:noFill/>
                    </a:ln>
                  </pic:spPr>
                </pic:pic>
              </a:graphicData>
            </a:graphic>
          </wp:inline>
        </w:drawing>
      </w:r>
    </w:p>
    <w:p w14:paraId="54576F96" w14:textId="77777777" w:rsidR="00AF7BC7" w:rsidRPr="00E35F62" w:rsidRDefault="00AF7BC7" w:rsidP="00970006">
      <w:pPr>
        <w:spacing w:after="0"/>
        <w:rPr>
          <w:rFonts w:ascii="Consolas" w:hAnsi="Consolas" w:cs="Consolas"/>
          <w:sz w:val="24"/>
          <w:szCs w:val="24"/>
          <w:lang w:val="mn-MN"/>
        </w:rPr>
      </w:pPr>
    </w:p>
    <w:p w14:paraId="3960AFF3" w14:textId="77777777" w:rsidR="007328F0" w:rsidRPr="00E35F62" w:rsidRDefault="007328F0"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Wordpress гэж юу ? Товчхон тайлбарлахад </w:t>
      </w:r>
    </w:p>
    <w:p w14:paraId="4D4ACAAE" w14:textId="77777777" w:rsidR="007328F0" w:rsidRPr="00E35F62" w:rsidRDefault="007328F0"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Хамгийн анх блог системээр үүссэн одоогоор 10 гаруй жил болоод хөгжөөд явж байгаа ийм CMS байгаа. Wordpress дээр бүх төрлийн веб сайтыг хийж болохоор байгаа. Дэлхий нийтийн вэб сайтны 30 орчим хувийг эзэлж байдаг. </w:t>
      </w:r>
    </w:p>
    <w:p w14:paraId="494E410A" w14:textId="77777777" w:rsidR="007328F0" w:rsidRPr="00E35F62" w:rsidRDefault="007328F0" w:rsidP="00970006">
      <w:pPr>
        <w:spacing w:after="0"/>
        <w:rPr>
          <w:rFonts w:ascii="Consolas" w:hAnsi="Consolas" w:cs="Consolas"/>
          <w:sz w:val="24"/>
          <w:szCs w:val="24"/>
          <w:lang w:val="mn-MN"/>
        </w:rPr>
      </w:pPr>
      <w:r w:rsidRPr="00E35F62">
        <w:rPr>
          <w:rFonts w:ascii="Consolas" w:hAnsi="Consolas" w:cs="Consolas"/>
          <w:sz w:val="24"/>
          <w:szCs w:val="24"/>
          <w:lang w:val="mn-MN"/>
        </w:rPr>
        <w:t>Давуу тал:</w:t>
      </w:r>
    </w:p>
    <w:p w14:paraId="5A21EF94" w14:textId="77777777" w:rsidR="007328F0" w:rsidRPr="00E35F62" w:rsidRDefault="007328F0" w:rsidP="00970006">
      <w:pPr>
        <w:pStyle w:val="ListParagraph"/>
        <w:numPr>
          <w:ilvl w:val="0"/>
          <w:numId w:val="1"/>
        </w:numPr>
        <w:spacing w:after="0"/>
        <w:rPr>
          <w:rFonts w:ascii="Consolas" w:hAnsi="Consolas" w:cs="Consolas"/>
          <w:sz w:val="24"/>
          <w:szCs w:val="24"/>
          <w:lang w:val="mn-MN"/>
        </w:rPr>
      </w:pPr>
      <w:r w:rsidRPr="00E35F62">
        <w:rPr>
          <w:rFonts w:ascii="Consolas" w:hAnsi="Consolas" w:cs="Consolas"/>
          <w:sz w:val="24"/>
          <w:szCs w:val="24"/>
          <w:lang w:val="mn-MN"/>
        </w:rPr>
        <w:t xml:space="preserve">Анхан шатны мэдлэгтэй хүмүүс вэб сайт хийж болдог. </w:t>
      </w:r>
    </w:p>
    <w:p w14:paraId="62F0DD86" w14:textId="77777777" w:rsidR="007328F0" w:rsidRPr="00E35F62" w:rsidRDefault="007328F0" w:rsidP="00970006">
      <w:pPr>
        <w:pStyle w:val="ListParagraph"/>
        <w:spacing w:after="0"/>
        <w:rPr>
          <w:rFonts w:ascii="Consolas" w:hAnsi="Consolas" w:cs="Consolas"/>
          <w:sz w:val="24"/>
          <w:szCs w:val="24"/>
          <w:lang w:val="mn-MN"/>
        </w:rPr>
      </w:pPr>
      <w:r w:rsidRPr="00E35F62">
        <w:rPr>
          <w:rFonts w:ascii="Consolas" w:hAnsi="Consolas" w:cs="Consolas"/>
          <w:sz w:val="24"/>
          <w:szCs w:val="24"/>
          <w:lang w:val="mn-MN"/>
        </w:rPr>
        <w:t>Youtude дээр хичээлүүд зөндөө байдаг.</w:t>
      </w:r>
    </w:p>
    <w:p w14:paraId="4D6F58F0" w14:textId="77777777" w:rsidR="007328F0" w:rsidRPr="00E35F62" w:rsidRDefault="007328F0" w:rsidP="00970006">
      <w:pPr>
        <w:pStyle w:val="ListParagraph"/>
        <w:numPr>
          <w:ilvl w:val="0"/>
          <w:numId w:val="1"/>
        </w:numPr>
        <w:spacing w:after="0"/>
        <w:rPr>
          <w:rFonts w:ascii="Consolas" w:hAnsi="Consolas" w:cs="Consolas"/>
          <w:sz w:val="24"/>
          <w:szCs w:val="24"/>
          <w:lang w:val="mn-MN"/>
        </w:rPr>
      </w:pPr>
      <w:r w:rsidRPr="00E35F62">
        <w:rPr>
          <w:rFonts w:ascii="Consolas" w:hAnsi="Consolas" w:cs="Consolas"/>
          <w:sz w:val="24"/>
          <w:szCs w:val="24"/>
          <w:lang w:val="mn-MN"/>
        </w:rPr>
        <w:t xml:space="preserve">HTML CSS ашиглаж  статик сайт хийснээ wordpress-ын admin удирдлыг ашиглаж сайт хийх </w:t>
      </w:r>
    </w:p>
    <w:p w14:paraId="43B3C14F" w14:textId="77777777" w:rsidR="007328F0" w:rsidRPr="00E35F62" w:rsidRDefault="007328F0"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Яаж хийх вэ гэхлээр wordpess template-г ашишлаад </w:t>
      </w:r>
    </w:p>
    <w:p w14:paraId="620BD089" w14:textId="77777777" w:rsidR="007328F0" w:rsidRPr="00E35F62" w:rsidRDefault="007328F0" w:rsidP="00970006">
      <w:pPr>
        <w:spacing w:after="0"/>
        <w:rPr>
          <w:rFonts w:ascii="Consolas" w:hAnsi="Consolas" w:cs="Consolas"/>
          <w:sz w:val="24"/>
          <w:szCs w:val="24"/>
          <w:lang w:val="mn-MN"/>
        </w:rPr>
      </w:pPr>
      <w:r w:rsidRPr="00E35F62">
        <w:rPr>
          <w:rFonts w:ascii="Consolas" w:hAnsi="Consolas" w:cs="Consolas"/>
          <w:sz w:val="24"/>
          <w:szCs w:val="24"/>
          <w:lang w:val="mn-MN"/>
        </w:rPr>
        <w:t>C:\xampp\htdocs\wp\wp-content\themes\</w:t>
      </w:r>
      <w:r w:rsidRPr="00E35F62">
        <w:rPr>
          <w:lang w:val="mn-MN"/>
        </w:rPr>
        <w:t xml:space="preserve"> </w:t>
      </w:r>
      <w:r w:rsidRPr="00E35F62">
        <w:rPr>
          <w:rFonts w:ascii="Consolas" w:hAnsi="Consolas" w:cs="Consolas"/>
          <w:sz w:val="24"/>
          <w:szCs w:val="24"/>
          <w:lang w:val="mn-MN"/>
        </w:rPr>
        <w:t xml:space="preserve">twentytwenty - дотор файлуудыг өөрчилсөөр өөрийн template болоод тэрийгээ хөгжүүлээд явна. </w:t>
      </w:r>
    </w:p>
    <w:p w14:paraId="7A4BF3A1" w14:textId="77777777" w:rsidR="00AF7BC7" w:rsidRPr="00E35F62" w:rsidRDefault="00AF7BC7" w:rsidP="00970006">
      <w:pPr>
        <w:spacing w:after="0"/>
        <w:rPr>
          <w:rFonts w:ascii="Consolas" w:hAnsi="Consolas" w:cs="Consolas"/>
          <w:sz w:val="24"/>
          <w:szCs w:val="24"/>
          <w:lang w:val="mn-MN"/>
        </w:rPr>
      </w:pPr>
    </w:p>
    <w:p w14:paraId="4ECE5BDA" w14:textId="77777777" w:rsidR="002E08FD" w:rsidRPr="00E35F62" w:rsidRDefault="002E08FD" w:rsidP="00970006">
      <w:pPr>
        <w:spacing w:after="0"/>
        <w:rPr>
          <w:rFonts w:ascii="Consolas" w:hAnsi="Consolas" w:cs="Consolas"/>
          <w:sz w:val="24"/>
          <w:szCs w:val="24"/>
          <w:lang w:val="mn-MN"/>
        </w:rPr>
      </w:pPr>
    </w:p>
    <w:p w14:paraId="5DA6977B" w14:textId="77777777" w:rsidR="002E08FD" w:rsidRPr="00E35F62" w:rsidRDefault="003E536A" w:rsidP="00970006">
      <w:pPr>
        <w:spacing w:after="0"/>
        <w:rPr>
          <w:rFonts w:ascii="Consolas" w:hAnsi="Consolas" w:cs="Consolas"/>
          <w:b/>
          <w:sz w:val="28"/>
          <w:szCs w:val="28"/>
          <w:lang w:val="mn-MN"/>
        </w:rPr>
      </w:pPr>
      <w:r w:rsidRPr="00E35F62">
        <w:rPr>
          <w:rFonts w:ascii="Consolas" w:hAnsi="Consolas" w:cs="Consolas"/>
          <w:b/>
          <w:sz w:val="28"/>
          <w:szCs w:val="28"/>
          <w:lang w:val="mn-MN"/>
        </w:rPr>
        <w:t xml:space="preserve"> </w:t>
      </w:r>
      <w:r w:rsidR="007328F0" w:rsidRPr="00E35F62">
        <w:rPr>
          <w:rFonts w:ascii="Consolas" w:hAnsi="Consolas" w:cs="Consolas"/>
          <w:b/>
          <w:sz w:val="28"/>
          <w:szCs w:val="28"/>
          <w:lang w:val="mn-MN"/>
        </w:rPr>
        <w:t>Wordpess admin удирдлага</w:t>
      </w:r>
    </w:p>
    <w:p w14:paraId="5B0E28FE" w14:textId="77777777" w:rsidR="00801F31" w:rsidRPr="00E35F62" w:rsidRDefault="00801F31" w:rsidP="00970006">
      <w:pPr>
        <w:spacing w:after="0"/>
        <w:rPr>
          <w:rFonts w:ascii="Consolas" w:hAnsi="Consolas" w:cs="Consolas"/>
          <w:b/>
          <w:sz w:val="28"/>
          <w:szCs w:val="28"/>
          <w:lang w:val="mn-MN"/>
        </w:rPr>
      </w:pPr>
    </w:p>
    <w:p w14:paraId="494773E9" w14:textId="77777777" w:rsidR="007328F0" w:rsidRPr="00E35F62" w:rsidRDefault="007328F0" w:rsidP="00970006">
      <w:pPr>
        <w:spacing w:after="0"/>
        <w:rPr>
          <w:rFonts w:ascii="Consolas" w:hAnsi="Consolas" w:cs="Consolas"/>
          <w:sz w:val="24"/>
          <w:szCs w:val="24"/>
          <w:lang w:val="mn-MN"/>
        </w:rPr>
      </w:pPr>
    </w:p>
    <w:p w14:paraId="5536911A" w14:textId="77777777" w:rsidR="007328F0" w:rsidRPr="00E35F62" w:rsidRDefault="007328F0" w:rsidP="00970006">
      <w:pPr>
        <w:spacing w:after="0"/>
        <w:rPr>
          <w:rFonts w:ascii="Consolas" w:hAnsi="Consolas" w:cs="Consolas"/>
          <w:sz w:val="24"/>
          <w:szCs w:val="24"/>
          <w:lang w:val="mn-MN"/>
        </w:rPr>
      </w:pPr>
      <w:r w:rsidRPr="00E35F62">
        <w:rPr>
          <w:rFonts w:ascii="Consolas" w:hAnsi="Consolas" w:cs="Consolas"/>
          <w:sz w:val="24"/>
          <w:szCs w:val="24"/>
          <w:lang w:val="mn-MN"/>
        </w:rPr>
        <w:t>*********************** Page ***********************</w:t>
      </w:r>
    </w:p>
    <w:p w14:paraId="29697C05" w14:textId="77777777" w:rsidR="00702C9F" w:rsidRPr="00E35F62" w:rsidRDefault="00702C9F" w:rsidP="00970006">
      <w:pPr>
        <w:spacing w:after="0"/>
        <w:rPr>
          <w:rFonts w:ascii="Consolas" w:hAnsi="Consolas" w:cs="Consolas"/>
          <w:sz w:val="24"/>
          <w:szCs w:val="24"/>
          <w:lang w:val="mn-MN"/>
        </w:rPr>
      </w:pPr>
    </w:p>
    <w:p w14:paraId="4EC7A308" w14:textId="77777777" w:rsidR="00702C9F" w:rsidRPr="00E35F62" w:rsidRDefault="007328F0"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 + Б</w:t>
      </w:r>
      <w:r w:rsidR="00702C9F" w:rsidRPr="00E35F62">
        <w:rPr>
          <w:rFonts w:ascii="Consolas" w:hAnsi="Consolas" w:cs="Consolas"/>
          <w:sz w:val="24"/>
          <w:szCs w:val="24"/>
          <w:lang w:val="mn-MN"/>
        </w:rPr>
        <w:t xml:space="preserve">идний тухай </w:t>
      </w:r>
    </w:p>
    <w:p w14:paraId="5BC6543A" w14:textId="77777777" w:rsidR="00702C9F" w:rsidRPr="00E35F62" w:rsidRDefault="007328F0"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 + </w:t>
      </w:r>
      <w:r w:rsidR="00702C9F" w:rsidRPr="00E35F62">
        <w:rPr>
          <w:rFonts w:ascii="Consolas" w:hAnsi="Consolas" w:cs="Consolas"/>
          <w:sz w:val="24"/>
          <w:szCs w:val="24"/>
          <w:lang w:val="mn-MN"/>
        </w:rPr>
        <w:t>Мэндчилгээ</w:t>
      </w:r>
    </w:p>
    <w:p w14:paraId="629A2B9B" w14:textId="77777777" w:rsidR="00702C9F" w:rsidRPr="00E35F62" w:rsidRDefault="007328F0" w:rsidP="00970006">
      <w:pPr>
        <w:spacing w:after="0"/>
        <w:rPr>
          <w:rFonts w:ascii="Consolas" w:hAnsi="Consolas" w:cs="Consolas"/>
          <w:sz w:val="24"/>
          <w:szCs w:val="24"/>
          <w:lang w:val="mn-MN"/>
        </w:rPr>
      </w:pPr>
      <w:r w:rsidRPr="00E35F62">
        <w:rPr>
          <w:rFonts w:ascii="Consolas" w:hAnsi="Consolas" w:cs="Consolas"/>
          <w:sz w:val="24"/>
          <w:szCs w:val="24"/>
          <w:lang w:val="mn-MN"/>
        </w:rPr>
        <w:tab/>
        <w:t xml:space="preserve">Add to menu </w:t>
      </w:r>
    </w:p>
    <w:p w14:paraId="4F87C0C9" w14:textId="77777777" w:rsidR="00702C9F" w:rsidRPr="00E35F62" w:rsidRDefault="00702C9F" w:rsidP="00970006">
      <w:pPr>
        <w:spacing w:after="0"/>
        <w:rPr>
          <w:rFonts w:ascii="Consolas" w:hAnsi="Consolas" w:cs="Consolas"/>
          <w:sz w:val="24"/>
          <w:szCs w:val="24"/>
          <w:lang w:val="mn-MN"/>
        </w:rPr>
      </w:pPr>
    </w:p>
    <w:p w14:paraId="25FBB2F1"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Categories ***********************</w:t>
      </w:r>
    </w:p>
    <w:p w14:paraId="440C8BCF" w14:textId="77777777" w:rsidR="00702C9F" w:rsidRPr="00E35F62" w:rsidRDefault="00702C9F" w:rsidP="00970006">
      <w:pPr>
        <w:spacing w:after="0"/>
        <w:rPr>
          <w:rFonts w:ascii="Consolas" w:hAnsi="Consolas" w:cs="Consolas"/>
          <w:sz w:val="24"/>
          <w:szCs w:val="24"/>
          <w:lang w:val="mn-MN"/>
        </w:rPr>
      </w:pPr>
    </w:p>
    <w:p w14:paraId="305C703F" w14:textId="77777777" w:rsidR="00702C9F" w:rsidRPr="00E35F62" w:rsidRDefault="007328F0"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 </w:t>
      </w:r>
      <w:r w:rsidR="00702C9F" w:rsidRPr="00E35F62">
        <w:rPr>
          <w:rFonts w:ascii="Consolas" w:hAnsi="Consolas" w:cs="Consolas"/>
          <w:sz w:val="24"/>
          <w:szCs w:val="24"/>
          <w:lang w:val="mn-MN"/>
        </w:rPr>
        <w:t>Мэдээ мэдээлэл</w:t>
      </w:r>
    </w:p>
    <w:p w14:paraId="654AF7E0" w14:textId="77777777" w:rsidR="00702C9F" w:rsidRPr="00E35F62" w:rsidRDefault="007328F0"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 </w:t>
      </w:r>
      <w:r w:rsidR="00702C9F" w:rsidRPr="00E35F62">
        <w:rPr>
          <w:rFonts w:ascii="Consolas" w:hAnsi="Consolas" w:cs="Consolas"/>
          <w:sz w:val="24"/>
          <w:szCs w:val="24"/>
          <w:lang w:val="mn-MN"/>
        </w:rPr>
        <w:t>Видео мэдээлэл</w:t>
      </w:r>
    </w:p>
    <w:p w14:paraId="08144829" w14:textId="77777777" w:rsidR="00702C9F" w:rsidRPr="00E35F62" w:rsidRDefault="007328F0" w:rsidP="00970006">
      <w:pPr>
        <w:spacing w:after="0"/>
        <w:rPr>
          <w:rFonts w:ascii="Consolas" w:hAnsi="Consolas" w:cs="Consolas"/>
          <w:sz w:val="24"/>
          <w:szCs w:val="24"/>
          <w:lang w:val="mn-MN"/>
        </w:rPr>
      </w:pPr>
      <w:r w:rsidRPr="00E35F62">
        <w:rPr>
          <w:rFonts w:ascii="Consolas" w:hAnsi="Consolas" w:cs="Consolas"/>
          <w:sz w:val="24"/>
          <w:szCs w:val="24"/>
          <w:lang w:val="mn-MN"/>
        </w:rPr>
        <w:tab/>
        <w:t>Add to menu</w:t>
      </w:r>
    </w:p>
    <w:p w14:paraId="0D210312" w14:textId="77777777" w:rsidR="00702C9F" w:rsidRPr="00E35F62" w:rsidRDefault="00702C9F" w:rsidP="00970006">
      <w:pPr>
        <w:spacing w:after="0"/>
        <w:rPr>
          <w:rFonts w:ascii="Consolas" w:hAnsi="Consolas" w:cs="Consolas"/>
          <w:sz w:val="24"/>
          <w:szCs w:val="24"/>
          <w:lang w:val="mn-MN"/>
        </w:rPr>
      </w:pPr>
    </w:p>
    <w:p w14:paraId="467F8987"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Menus нэмэх  *********************</w:t>
      </w:r>
    </w:p>
    <w:p w14:paraId="25CBDE88" w14:textId="77777777" w:rsidR="00702C9F" w:rsidRPr="00E35F62" w:rsidRDefault="00702C9F" w:rsidP="00970006">
      <w:pPr>
        <w:spacing w:after="0"/>
        <w:rPr>
          <w:rFonts w:ascii="Consolas" w:hAnsi="Consolas" w:cs="Consolas"/>
          <w:sz w:val="24"/>
          <w:szCs w:val="24"/>
          <w:lang w:val="mn-MN"/>
        </w:rPr>
      </w:pPr>
    </w:p>
    <w:p w14:paraId="1924BCC2"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Edit Menus</w:t>
      </w:r>
    </w:p>
    <w:p w14:paraId="316A1E8B"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w:t>
      </w:r>
    </w:p>
    <w:p w14:paraId="4F227996"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******Үндсэн menu***********</w:t>
      </w:r>
    </w:p>
    <w:p w14:paraId="789F4715"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Menu Name: Нүүр</w:t>
      </w:r>
    </w:p>
    <w:p w14:paraId="1176D76F"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create menu </w:t>
      </w:r>
    </w:p>
    <w:p w14:paraId="173378E5"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w:t>
      </w:r>
    </w:p>
    <w:p w14:paraId="2CB1AC2E"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Add menu items</w:t>
      </w:r>
    </w:p>
    <w:p w14:paraId="37272306" w14:textId="77777777" w:rsidR="00702C9F" w:rsidRPr="00E35F62" w:rsidRDefault="00702C9F" w:rsidP="00970006">
      <w:pPr>
        <w:spacing w:after="0"/>
        <w:rPr>
          <w:rFonts w:ascii="Consolas" w:hAnsi="Consolas" w:cs="Consolas"/>
          <w:sz w:val="24"/>
          <w:szCs w:val="24"/>
          <w:lang w:val="mn-MN"/>
        </w:rPr>
      </w:pPr>
    </w:p>
    <w:p w14:paraId="73776D80"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1. page - view all </w:t>
      </w:r>
    </w:p>
    <w:p w14:paraId="47B0BCEA"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 home </w:t>
      </w:r>
    </w:p>
    <w:p w14:paraId="624C28C2"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 бидний тухай </w:t>
      </w:r>
    </w:p>
    <w:p w14:paraId="1EC48CD2"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Мэндчилгээ</w:t>
      </w:r>
    </w:p>
    <w:p w14:paraId="755B0ECE" w14:textId="77777777" w:rsidR="00702C9F" w:rsidRPr="00E35F62" w:rsidRDefault="00702C9F" w:rsidP="00970006">
      <w:pPr>
        <w:spacing w:after="0"/>
        <w:rPr>
          <w:rFonts w:ascii="Consolas" w:hAnsi="Consolas" w:cs="Consolas"/>
          <w:sz w:val="24"/>
          <w:szCs w:val="24"/>
          <w:lang w:val="mn-MN"/>
        </w:rPr>
      </w:pPr>
    </w:p>
    <w:p w14:paraId="4153EFB8"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2. Custom Links</w:t>
      </w:r>
    </w:p>
    <w:p w14:paraId="4C203B7D" w14:textId="77777777" w:rsidR="00702C9F" w:rsidRPr="00E35F62" w:rsidRDefault="00702C9F" w:rsidP="00970006">
      <w:pPr>
        <w:spacing w:after="0"/>
        <w:rPr>
          <w:rFonts w:ascii="Consolas" w:hAnsi="Consolas" w:cs="Consolas"/>
          <w:sz w:val="24"/>
          <w:szCs w:val="24"/>
          <w:lang w:val="mn-MN"/>
        </w:rPr>
      </w:pPr>
    </w:p>
    <w:p w14:paraId="0B96F57E"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lastRenderedPageBreak/>
        <w:t>+ https://www.google.com/</w:t>
      </w:r>
    </w:p>
    <w:p w14:paraId="39549666"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   Энд дарж хайлт хийнэ үү</w:t>
      </w:r>
    </w:p>
    <w:p w14:paraId="7D1AA6A9" w14:textId="77777777" w:rsidR="00702C9F" w:rsidRPr="00E35F62" w:rsidRDefault="00702C9F" w:rsidP="00970006">
      <w:pPr>
        <w:spacing w:after="0"/>
        <w:rPr>
          <w:rFonts w:ascii="Consolas" w:hAnsi="Consolas" w:cs="Consolas"/>
          <w:sz w:val="24"/>
          <w:szCs w:val="24"/>
          <w:lang w:val="mn-MN"/>
        </w:rPr>
      </w:pPr>
    </w:p>
    <w:p w14:paraId="027898E9"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3. Categories</w:t>
      </w:r>
    </w:p>
    <w:p w14:paraId="678ECB54"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Мэдээ мэдээлэл</w:t>
      </w:r>
    </w:p>
    <w:p w14:paraId="6C1B478E"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Видео мэдээлэл</w:t>
      </w:r>
    </w:p>
    <w:p w14:paraId="6D9514F5"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ab/>
        <w:t>add to menu</w:t>
      </w:r>
    </w:p>
    <w:p w14:paraId="0B51FD4F" w14:textId="77777777" w:rsidR="00702C9F" w:rsidRPr="00E35F62" w:rsidRDefault="00702C9F" w:rsidP="00970006">
      <w:pPr>
        <w:spacing w:after="0"/>
        <w:rPr>
          <w:rFonts w:ascii="Consolas" w:hAnsi="Consolas" w:cs="Consolas"/>
          <w:sz w:val="24"/>
          <w:szCs w:val="24"/>
          <w:lang w:val="mn-MN"/>
        </w:rPr>
      </w:pPr>
    </w:p>
    <w:p w14:paraId="636F6E61"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w:t>
      </w:r>
    </w:p>
    <w:p w14:paraId="44EA5F4C"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Menu structure</w:t>
      </w:r>
    </w:p>
    <w:p w14:paraId="6E56BB33"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цэсний тохиргоо хийхдээ </w:t>
      </w:r>
    </w:p>
    <w:p w14:paraId="10589681" w14:textId="77777777" w:rsidR="00702C9F" w:rsidRPr="00E35F62" w:rsidRDefault="00702C9F" w:rsidP="00970006">
      <w:pPr>
        <w:spacing w:after="0"/>
        <w:rPr>
          <w:rFonts w:ascii="Consolas" w:hAnsi="Consolas" w:cs="Consolas"/>
          <w:sz w:val="24"/>
          <w:szCs w:val="24"/>
          <w:lang w:val="mn-MN"/>
        </w:rPr>
      </w:pPr>
    </w:p>
    <w:p w14:paraId="319299D2"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  home - ыг хуудас болго</w:t>
      </w:r>
    </w:p>
    <w:p w14:paraId="6023E7A7"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  бидний тухай </w:t>
      </w:r>
    </w:p>
    <w:p w14:paraId="5C7ACDC1"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     Мэндчилгээ (sub menu)</w:t>
      </w:r>
    </w:p>
    <w:p w14:paraId="6E344804"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  Энд дарж хайлт хийнэ үү</w:t>
      </w:r>
    </w:p>
    <w:p w14:paraId="66BBB8A9"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  Мэдээ мэдээлэл</w:t>
      </w:r>
    </w:p>
    <w:p w14:paraId="4AA82B4C"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     Видео мэдээлэл (sub menu)</w:t>
      </w:r>
    </w:p>
    <w:p w14:paraId="3091DEC6" w14:textId="77777777" w:rsidR="00702C9F" w:rsidRPr="00E35F62" w:rsidRDefault="00702C9F" w:rsidP="00970006">
      <w:pPr>
        <w:spacing w:after="0"/>
        <w:rPr>
          <w:rFonts w:ascii="Consolas" w:hAnsi="Consolas" w:cs="Consolas"/>
          <w:sz w:val="24"/>
          <w:szCs w:val="24"/>
          <w:lang w:val="mn-MN"/>
        </w:rPr>
      </w:pPr>
    </w:p>
    <w:p w14:paraId="671C1570"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w:t>
      </w:r>
    </w:p>
    <w:p w14:paraId="3B6F5CC7"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Menu Settings</w:t>
      </w:r>
    </w:p>
    <w:p w14:paraId="3A471822"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Primary menu</w:t>
      </w:r>
    </w:p>
    <w:p w14:paraId="5475A206"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save menu </w:t>
      </w:r>
    </w:p>
    <w:p w14:paraId="3FD59992" w14:textId="77777777" w:rsidR="00702C9F" w:rsidRPr="00E35F62" w:rsidRDefault="00702C9F" w:rsidP="00970006">
      <w:pPr>
        <w:spacing w:after="0"/>
        <w:rPr>
          <w:rFonts w:ascii="Consolas" w:hAnsi="Consolas" w:cs="Consolas"/>
          <w:sz w:val="24"/>
          <w:szCs w:val="24"/>
          <w:lang w:val="mn-MN"/>
        </w:rPr>
      </w:pPr>
    </w:p>
    <w:p w14:paraId="00714445"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w:t>
      </w:r>
      <w:r w:rsidR="00801F31" w:rsidRPr="00E35F62">
        <w:rPr>
          <w:rFonts w:ascii="Consolas" w:hAnsi="Consolas" w:cs="Consolas"/>
          <w:sz w:val="24"/>
          <w:szCs w:val="24"/>
          <w:lang w:val="mn-MN"/>
        </w:rPr>
        <w:t>-------------------------------</w:t>
      </w:r>
    </w:p>
    <w:p w14:paraId="1454B075"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*************footer menu ******************</w:t>
      </w:r>
    </w:p>
    <w:p w14:paraId="1002447C"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 create a new menu.</w:t>
      </w:r>
    </w:p>
    <w:p w14:paraId="420A0F11"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w:t>
      </w:r>
    </w:p>
    <w:p w14:paraId="16F0E259" w14:textId="77777777" w:rsidR="00702C9F" w:rsidRPr="00E35F62" w:rsidRDefault="00702C9F" w:rsidP="00970006">
      <w:pPr>
        <w:spacing w:after="0"/>
        <w:rPr>
          <w:rFonts w:ascii="Consolas" w:hAnsi="Consolas" w:cs="Consolas"/>
          <w:sz w:val="24"/>
          <w:szCs w:val="24"/>
          <w:lang w:val="mn-MN"/>
        </w:rPr>
      </w:pPr>
    </w:p>
    <w:p w14:paraId="32281FFD"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Menu structure</w:t>
      </w:r>
    </w:p>
    <w:p w14:paraId="485FF477"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w:t>
      </w:r>
    </w:p>
    <w:p w14:paraId="243264FB" w14:textId="77777777" w:rsidR="00702C9F" w:rsidRPr="00E35F62" w:rsidRDefault="00702C9F" w:rsidP="00970006">
      <w:pPr>
        <w:spacing w:after="0"/>
        <w:rPr>
          <w:rFonts w:ascii="Consolas" w:hAnsi="Consolas" w:cs="Consolas"/>
          <w:sz w:val="24"/>
          <w:szCs w:val="24"/>
          <w:lang w:val="mn-MN"/>
        </w:rPr>
      </w:pPr>
    </w:p>
    <w:p w14:paraId="3C58AC4D"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Menu Name: footer </w:t>
      </w:r>
    </w:p>
    <w:p w14:paraId="30D6EBE0"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create menu </w:t>
      </w:r>
    </w:p>
    <w:p w14:paraId="4023CB6A"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w:t>
      </w:r>
    </w:p>
    <w:p w14:paraId="383F6F95" w14:textId="77777777" w:rsidR="00702C9F" w:rsidRPr="00E35F62" w:rsidRDefault="00702C9F" w:rsidP="00970006">
      <w:pPr>
        <w:spacing w:after="0"/>
        <w:rPr>
          <w:rFonts w:ascii="Consolas" w:hAnsi="Consolas" w:cs="Consolas"/>
          <w:sz w:val="24"/>
          <w:szCs w:val="24"/>
          <w:lang w:val="mn-MN"/>
        </w:rPr>
      </w:pPr>
    </w:p>
    <w:p w14:paraId="74A88B4E"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Add menu items</w:t>
      </w:r>
    </w:p>
    <w:p w14:paraId="00F529EC"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1. page - view all </w:t>
      </w:r>
    </w:p>
    <w:p w14:paraId="5855FC81"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 бидний тухай </w:t>
      </w:r>
    </w:p>
    <w:p w14:paraId="75C4BC6D"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Мэндчилгээ</w:t>
      </w:r>
    </w:p>
    <w:p w14:paraId="177D858E"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     add to menu</w:t>
      </w:r>
    </w:p>
    <w:p w14:paraId="4579580D"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w:t>
      </w:r>
    </w:p>
    <w:p w14:paraId="5B33BECA" w14:textId="77777777" w:rsidR="00702C9F" w:rsidRPr="00E35F62" w:rsidRDefault="00702C9F" w:rsidP="00970006">
      <w:pPr>
        <w:spacing w:after="0"/>
        <w:rPr>
          <w:rFonts w:ascii="Consolas" w:hAnsi="Consolas" w:cs="Consolas"/>
          <w:sz w:val="24"/>
          <w:szCs w:val="24"/>
          <w:lang w:val="mn-MN"/>
        </w:rPr>
      </w:pPr>
    </w:p>
    <w:p w14:paraId="6B2B43F1" w14:textId="77777777" w:rsidR="00702C9F" w:rsidRPr="00E35F62" w:rsidRDefault="00702C9F" w:rsidP="00970006">
      <w:pPr>
        <w:spacing w:after="0"/>
        <w:rPr>
          <w:rFonts w:ascii="Consolas" w:hAnsi="Consolas" w:cs="Consolas"/>
          <w:sz w:val="24"/>
          <w:szCs w:val="24"/>
          <w:lang w:val="mn-MN"/>
        </w:rPr>
      </w:pPr>
    </w:p>
    <w:p w14:paraId="75DA585A"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Menu structure</w:t>
      </w:r>
    </w:p>
    <w:p w14:paraId="547C72CC"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  бидний тухай </w:t>
      </w:r>
    </w:p>
    <w:p w14:paraId="454CF0EC"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  Мэндчилгээ*</w:t>
      </w:r>
    </w:p>
    <w:p w14:paraId="33C36E65"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lastRenderedPageBreak/>
        <w:t>****************</w:t>
      </w:r>
    </w:p>
    <w:p w14:paraId="6B6ED84E" w14:textId="77777777" w:rsidR="00702C9F" w:rsidRPr="00E35F62" w:rsidRDefault="00702C9F" w:rsidP="00970006">
      <w:pPr>
        <w:spacing w:after="0"/>
        <w:rPr>
          <w:rFonts w:ascii="Consolas" w:hAnsi="Consolas" w:cs="Consolas"/>
          <w:sz w:val="24"/>
          <w:szCs w:val="24"/>
          <w:lang w:val="mn-MN"/>
        </w:rPr>
      </w:pPr>
    </w:p>
    <w:p w14:paraId="166D0A58"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Menu Settings</w:t>
      </w:r>
    </w:p>
    <w:p w14:paraId="70329BEC"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Secondary menu</w:t>
      </w:r>
    </w:p>
    <w:p w14:paraId="60949149"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ab/>
        <w:t xml:space="preserve">save menu </w:t>
      </w:r>
    </w:p>
    <w:p w14:paraId="3E9694BB"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w:t>
      </w:r>
    </w:p>
    <w:p w14:paraId="31D4A366" w14:textId="77777777" w:rsidR="00702C9F" w:rsidRPr="00E35F62" w:rsidRDefault="00702C9F" w:rsidP="00970006">
      <w:pPr>
        <w:spacing w:after="0"/>
        <w:rPr>
          <w:rFonts w:ascii="Consolas" w:hAnsi="Consolas" w:cs="Consolas"/>
          <w:sz w:val="24"/>
          <w:szCs w:val="24"/>
          <w:lang w:val="mn-MN"/>
        </w:rPr>
      </w:pPr>
    </w:p>
    <w:p w14:paraId="458D5540"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********************POST нэмэх ****************************</w:t>
      </w:r>
    </w:p>
    <w:p w14:paraId="5A0C3FE1"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Post - add new</w:t>
      </w:r>
    </w:p>
    <w:p w14:paraId="22FB8D75"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w:t>
      </w:r>
    </w:p>
    <w:p w14:paraId="276E7881" w14:textId="77777777" w:rsidR="00702C9F" w:rsidRPr="00E35F62" w:rsidRDefault="00702C9F" w:rsidP="00970006">
      <w:pPr>
        <w:spacing w:after="0"/>
        <w:rPr>
          <w:rFonts w:ascii="Consolas" w:hAnsi="Consolas" w:cs="Consolas"/>
          <w:sz w:val="24"/>
          <w:szCs w:val="24"/>
          <w:lang w:val="mn-MN"/>
        </w:rPr>
      </w:pPr>
    </w:p>
    <w:p w14:paraId="5411ACC7"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  + Мэдээний гарчиг </w:t>
      </w:r>
    </w:p>
    <w:p w14:paraId="451E25CF"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  + мэдээний дэлэнгэргүй </w:t>
      </w:r>
    </w:p>
    <w:p w14:paraId="309D5609" w14:textId="77777777" w:rsidR="00702C9F" w:rsidRPr="00E35F62" w:rsidRDefault="00702C9F" w:rsidP="00970006">
      <w:pPr>
        <w:spacing w:after="0"/>
        <w:rPr>
          <w:rFonts w:ascii="Consolas" w:hAnsi="Consolas" w:cs="Consolas"/>
          <w:sz w:val="24"/>
          <w:szCs w:val="24"/>
          <w:lang w:val="mn-MN"/>
        </w:rPr>
      </w:pPr>
    </w:p>
    <w:p w14:paraId="1EFA56F6"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categories (ямар ангилал дотор харяалагдахыг хэлнэ.)</w:t>
      </w:r>
    </w:p>
    <w:p w14:paraId="04E6DDFB"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  + мэдээ мэдээлэл </w:t>
      </w:r>
    </w:p>
    <w:p w14:paraId="27DEAC05" w14:textId="77777777" w:rsidR="00702C9F" w:rsidRPr="00E35F62" w:rsidRDefault="00702C9F" w:rsidP="00970006">
      <w:pPr>
        <w:spacing w:after="0"/>
        <w:rPr>
          <w:rFonts w:ascii="Consolas" w:hAnsi="Consolas" w:cs="Consolas"/>
          <w:sz w:val="24"/>
          <w:szCs w:val="24"/>
          <w:lang w:val="mn-MN"/>
        </w:rPr>
      </w:pPr>
    </w:p>
    <w:p w14:paraId="2479FA62"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Featured image (Нүүрэн дээрх зураг )</w:t>
      </w:r>
    </w:p>
    <w:p w14:paraId="76874EC6"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   + Set featured image - Select Files - Зураг - Set featured image</w:t>
      </w:r>
    </w:p>
    <w:p w14:paraId="3FE60594" w14:textId="77777777" w:rsidR="00702C9F" w:rsidRPr="00E35F62" w:rsidRDefault="00702C9F" w:rsidP="00970006">
      <w:pPr>
        <w:spacing w:after="0"/>
        <w:rPr>
          <w:rFonts w:ascii="Consolas" w:hAnsi="Consolas" w:cs="Consolas"/>
          <w:sz w:val="24"/>
          <w:szCs w:val="24"/>
          <w:lang w:val="mn-MN"/>
        </w:rPr>
      </w:pPr>
    </w:p>
    <w:p w14:paraId="7670DE25"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publish </w:t>
      </w:r>
    </w:p>
    <w:p w14:paraId="63073A69"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w:t>
      </w:r>
    </w:p>
    <w:p w14:paraId="2758A97C" w14:textId="77777777" w:rsidR="00702C9F" w:rsidRPr="00E35F62" w:rsidRDefault="00702C9F" w:rsidP="00970006">
      <w:pPr>
        <w:spacing w:after="0"/>
        <w:rPr>
          <w:rFonts w:ascii="Consolas" w:hAnsi="Consolas" w:cs="Consolas"/>
          <w:sz w:val="24"/>
          <w:szCs w:val="24"/>
          <w:lang w:val="mn-MN"/>
        </w:rPr>
      </w:pPr>
    </w:p>
    <w:p w14:paraId="0F6ABDA3"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мэдээний дотор байгаа зураг бусад мэдээлэл мэдээний дэлгэрэнгүй  </w:t>
      </w:r>
    </w:p>
    <w:p w14:paraId="0CF9C38D" w14:textId="77777777" w:rsidR="00702C9F" w:rsidRPr="00E35F62" w:rsidRDefault="00702C9F" w:rsidP="00970006">
      <w:pPr>
        <w:spacing w:after="0"/>
        <w:rPr>
          <w:rFonts w:ascii="Consolas" w:hAnsi="Consolas" w:cs="Consolas"/>
          <w:sz w:val="24"/>
          <w:szCs w:val="24"/>
          <w:lang w:val="mn-MN"/>
        </w:rPr>
      </w:pPr>
    </w:p>
    <w:p w14:paraId="64CFA793"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all post - дотор бүх мэдээнүүд буву post байгаа. Ямар ангилал ямар мэдээ орж ирсэн. </w:t>
      </w:r>
    </w:p>
    <w:p w14:paraId="0D5CAAD1"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ab/>
        <w:t xml:space="preserve">   засВарлах бол edit</w:t>
      </w:r>
    </w:p>
    <w:p w14:paraId="3711C36E"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ab/>
        <w:t xml:space="preserve">   устгах бол edit</w:t>
      </w:r>
    </w:p>
    <w:p w14:paraId="3F8332F2" w14:textId="77777777" w:rsidR="00702C9F" w:rsidRPr="00E35F62" w:rsidRDefault="00702C9F" w:rsidP="00970006">
      <w:pPr>
        <w:spacing w:after="0"/>
        <w:rPr>
          <w:rFonts w:ascii="Consolas" w:hAnsi="Consolas" w:cs="Consolas"/>
          <w:sz w:val="24"/>
          <w:szCs w:val="24"/>
          <w:lang w:val="mn-MN"/>
        </w:rPr>
      </w:pPr>
    </w:p>
    <w:p w14:paraId="27463B8B"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w:t>
      </w:r>
    </w:p>
    <w:p w14:paraId="4C66FDDD" w14:textId="77777777" w:rsidR="00702C9F" w:rsidRPr="00E35F62" w:rsidRDefault="00702C9F" w:rsidP="00970006">
      <w:pPr>
        <w:spacing w:after="0"/>
        <w:rPr>
          <w:rFonts w:ascii="Consolas" w:hAnsi="Consolas" w:cs="Consolas"/>
          <w:sz w:val="24"/>
          <w:szCs w:val="24"/>
          <w:lang w:val="mn-MN"/>
        </w:rPr>
      </w:pPr>
    </w:p>
    <w:p w14:paraId="2625F43C" w14:textId="77777777" w:rsidR="00702C9F" w:rsidRPr="00E35F62" w:rsidRDefault="00702C9F" w:rsidP="00970006">
      <w:pPr>
        <w:spacing w:after="0"/>
        <w:rPr>
          <w:rFonts w:ascii="Consolas" w:hAnsi="Consolas" w:cs="Consolas"/>
          <w:sz w:val="24"/>
          <w:szCs w:val="24"/>
          <w:lang w:val="mn-MN"/>
        </w:rPr>
      </w:pPr>
    </w:p>
    <w:p w14:paraId="19175952"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4. Media хэсэг -  сайтад ашиглагдаж байгаа зураг орж ирнэ өөрөө оруулж ирнэ. </w:t>
      </w:r>
    </w:p>
    <w:p w14:paraId="2FCA691F"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5. comment хэсэг - сэтгэгдэл хэсгийг хянах боломжтой. </w:t>
      </w:r>
    </w:p>
    <w:p w14:paraId="032F84EF"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6.  user-ын эрх </w:t>
      </w:r>
    </w:p>
    <w:p w14:paraId="510B80EA"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ab/>
        <w:t xml:space="preserve">1. Administrator - хамгийн том эрхтэй </w:t>
      </w:r>
    </w:p>
    <w:p w14:paraId="415D84C6"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ab/>
        <w:t xml:space="preserve">2. Editor -  Post, Page -үүдийг edit хийж болно. </w:t>
      </w:r>
    </w:p>
    <w:p w14:paraId="3BBB82C3"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ab/>
        <w:t xml:space="preserve">3. Autor -   Зөвхөн post хэсэг харагдана. Зөвхөн өөрөө мэдээ нэмнэ. өөрийнхөө оруулсан мэдээг устгаж болно.  </w:t>
      </w:r>
    </w:p>
    <w:p w14:paraId="23943CB9"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ab/>
        <w:t xml:space="preserve">4. Contributor - </w:t>
      </w:r>
    </w:p>
    <w:p w14:paraId="08EA3C6F"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ab/>
        <w:t xml:space="preserve">5. Subscriber - Зүгээр бүртгүүлээл юу ч хийхгүй өөрийнхөө мэдээллийг өгч байна. </w:t>
      </w:r>
    </w:p>
    <w:p w14:paraId="1D1D1CC8" w14:textId="77777777" w:rsidR="00702C9F" w:rsidRPr="00E35F62" w:rsidRDefault="00702C9F" w:rsidP="00970006">
      <w:pPr>
        <w:spacing w:after="0"/>
        <w:rPr>
          <w:rFonts w:ascii="Consolas" w:hAnsi="Consolas" w:cs="Consolas"/>
          <w:sz w:val="24"/>
          <w:szCs w:val="24"/>
          <w:lang w:val="mn-MN"/>
        </w:rPr>
      </w:pPr>
    </w:p>
    <w:p w14:paraId="00E5EFD0"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7. Setting</w:t>
      </w:r>
    </w:p>
    <w:p w14:paraId="102DB929"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site title - Сайтын дээр гарч байгаа энд бичигдэн. </w:t>
      </w:r>
    </w:p>
    <w:p w14:paraId="45250F05" w14:textId="77777777" w:rsidR="00702C9F" w:rsidRPr="00E35F62" w:rsidRDefault="00702C9F" w:rsidP="00970006">
      <w:pPr>
        <w:spacing w:after="0"/>
        <w:rPr>
          <w:rFonts w:ascii="Consolas" w:hAnsi="Consolas" w:cs="Consolas"/>
          <w:sz w:val="24"/>
          <w:szCs w:val="24"/>
          <w:lang w:val="mn-MN"/>
        </w:rPr>
      </w:pPr>
    </w:p>
    <w:p w14:paraId="39BE0FD7" w14:textId="77777777" w:rsidR="00702C9F" w:rsidRPr="00E35F62" w:rsidRDefault="00702C9F" w:rsidP="00970006">
      <w:pPr>
        <w:spacing w:after="0"/>
        <w:rPr>
          <w:rFonts w:ascii="Consolas" w:hAnsi="Consolas" w:cs="Consolas"/>
          <w:sz w:val="24"/>
          <w:szCs w:val="24"/>
          <w:lang w:val="mn-MN"/>
        </w:rPr>
      </w:pPr>
    </w:p>
    <w:p w14:paraId="4B72852B" w14:textId="77777777" w:rsidR="00702C9F" w:rsidRPr="00E35F62" w:rsidRDefault="00161785" w:rsidP="00970006">
      <w:pPr>
        <w:spacing w:after="0"/>
        <w:rPr>
          <w:rFonts w:ascii="Consolas" w:hAnsi="Consolas" w:cs="Consolas"/>
          <w:b/>
          <w:sz w:val="28"/>
          <w:szCs w:val="28"/>
          <w:lang w:val="mn-MN"/>
        </w:rPr>
      </w:pPr>
      <w:r w:rsidRPr="00E35F62">
        <w:rPr>
          <w:rFonts w:ascii="Consolas" w:hAnsi="Consolas" w:cs="Consolas"/>
          <w:b/>
          <w:sz w:val="28"/>
          <w:szCs w:val="28"/>
          <w:lang w:val="mn-MN"/>
        </w:rPr>
        <w:t xml:space="preserve">11. </w:t>
      </w:r>
      <w:r w:rsidR="00702C9F" w:rsidRPr="00E35F62">
        <w:rPr>
          <w:rFonts w:ascii="Consolas" w:hAnsi="Consolas" w:cs="Consolas"/>
          <w:b/>
          <w:sz w:val="28"/>
          <w:szCs w:val="28"/>
          <w:lang w:val="mn-MN"/>
        </w:rPr>
        <w:t>Template өөрийн болгох хэгсэг</w:t>
      </w:r>
    </w:p>
    <w:p w14:paraId="036BA934" w14:textId="77777777" w:rsidR="001C6874" w:rsidRPr="00E35F62" w:rsidRDefault="001C6874" w:rsidP="00970006">
      <w:pPr>
        <w:spacing w:after="0"/>
        <w:rPr>
          <w:rFonts w:ascii="Consolas" w:hAnsi="Consolas" w:cs="Consolas"/>
          <w:b/>
          <w:sz w:val="28"/>
          <w:szCs w:val="28"/>
          <w:lang w:val="mn-MN"/>
        </w:rPr>
      </w:pPr>
    </w:p>
    <w:p w14:paraId="5446D68D" w14:textId="77777777" w:rsidR="00702C9F" w:rsidRPr="00E35F62" w:rsidRDefault="00702C9F" w:rsidP="00970006">
      <w:pPr>
        <w:spacing w:after="0"/>
        <w:rPr>
          <w:rFonts w:ascii="Consolas" w:hAnsi="Consolas" w:cs="Consolas"/>
          <w:sz w:val="24"/>
          <w:szCs w:val="24"/>
          <w:lang w:val="mn-MN"/>
        </w:rPr>
      </w:pPr>
    </w:p>
    <w:p w14:paraId="3CA1D4EF" w14:textId="77777777" w:rsidR="00702C9F" w:rsidRPr="00E35F62" w:rsidRDefault="00756B8E"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Template өөрчлөх index хэсэг энэ доторх зүйлсийг өөррчил байж өөр болдог. </w:t>
      </w:r>
    </w:p>
    <w:p w14:paraId="2772BC60" w14:textId="77777777" w:rsidR="001C6874" w:rsidRPr="00E35F62" w:rsidRDefault="001C6874" w:rsidP="00970006">
      <w:pPr>
        <w:pStyle w:val="ListParagraph"/>
        <w:numPr>
          <w:ilvl w:val="0"/>
          <w:numId w:val="2"/>
        </w:numPr>
        <w:spacing w:after="0"/>
        <w:rPr>
          <w:rFonts w:ascii="Consolas" w:hAnsi="Consolas" w:cs="Consolas"/>
          <w:sz w:val="24"/>
          <w:szCs w:val="24"/>
          <w:lang w:val="mn-MN"/>
        </w:rPr>
      </w:pPr>
      <w:r w:rsidRPr="00E35F62">
        <w:rPr>
          <w:rFonts w:ascii="Consolas" w:hAnsi="Consolas" w:cs="Consolas"/>
          <w:sz w:val="24"/>
          <w:szCs w:val="24"/>
          <w:lang w:val="mn-MN"/>
        </w:rPr>
        <w:t>Template-ын нэрийг өөрчлөх</w:t>
      </w:r>
    </w:p>
    <w:p w14:paraId="77B189C3" w14:textId="77777777" w:rsidR="001C6874" w:rsidRPr="00E35F62" w:rsidRDefault="001C6874" w:rsidP="00970006">
      <w:pPr>
        <w:pStyle w:val="ListParagraph"/>
        <w:spacing w:after="0"/>
        <w:rPr>
          <w:rFonts w:ascii="Consolas" w:hAnsi="Consolas" w:cs="Consolas"/>
          <w:sz w:val="24"/>
          <w:szCs w:val="24"/>
          <w:lang w:val="mn-MN"/>
        </w:rPr>
      </w:pPr>
      <w:r w:rsidRPr="00E35F62">
        <w:rPr>
          <w:rFonts w:ascii="Consolas" w:hAnsi="Consolas" w:cs="Consolas"/>
          <w:sz w:val="24"/>
          <w:szCs w:val="24"/>
          <w:lang w:val="mn-MN"/>
        </w:rPr>
        <w:t xml:space="preserve">C:\xampp\htdocs\wp\wp-content\themes\twentytwenty </w:t>
      </w:r>
    </w:p>
    <w:p w14:paraId="70FEE457" w14:textId="77777777" w:rsidR="001C6874" w:rsidRPr="00E35F62" w:rsidRDefault="001C6874" w:rsidP="00970006">
      <w:pPr>
        <w:pStyle w:val="ListParagraph"/>
        <w:spacing w:after="0"/>
        <w:rPr>
          <w:ins w:id="0" w:author="computer" w:date="2021-03-13T18:26:00Z"/>
          <w:rFonts w:ascii="Consolas" w:hAnsi="Consolas" w:cs="Consolas"/>
          <w:sz w:val="24"/>
          <w:szCs w:val="24"/>
          <w:lang w:val="mn-MN"/>
        </w:rPr>
      </w:pPr>
      <w:r w:rsidRPr="00E35F62">
        <w:rPr>
          <w:rFonts w:ascii="Consolas" w:hAnsi="Consolas" w:cs="Consolas"/>
          <w:sz w:val="24"/>
          <w:szCs w:val="24"/>
          <w:lang w:val="mn-MN"/>
        </w:rPr>
        <w:t>C:\xampp\htdocs\wp\wp-content\themes\</w:t>
      </w:r>
      <w:r w:rsidR="00D864F6" w:rsidRPr="00E35F62">
        <w:rPr>
          <w:rFonts w:ascii="Consolas" w:hAnsi="Consolas" w:cs="Consolas"/>
          <w:sz w:val="24"/>
          <w:szCs w:val="24"/>
          <w:lang w:val="mn-MN"/>
        </w:rPr>
        <w:t>wp</w:t>
      </w:r>
    </w:p>
    <w:p w14:paraId="7D8ACA06" w14:textId="77777777" w:rsidR="001C6874" w:rsidRPr="00E35F62" w:rsidRDefault="001C6874" w:rsidP="00970006">
      <w:pPr>
        <w:spacing w:after="0"/>
        <w:rPr>
          <w:lang w:val="mn-MN"/>
        </w:rPr>
      </w:pPr>
      <w:del w:id="1" w:author="computer" w:date="2021-03-13T18:26:00Z">
        <w:r w:rsidRPr="00E35F62" w:rsidDel="001C6874">
          <w:rPr>
            <w:lang w:val="mn-MN"/>
          </w:rPr>
          <w:delText xml:space="preserve"> </w:delText>
        </w:r>
      </w:del>
    </w:p>
    <w:p w14:paraId="50754216" w14:textId="77777777" w:rsidR="001C6874" w:rsidRPr="00E35F62" w:rsidRDefault="00D864F6" w:rsidP="00970006">
      <w:pPr>
        <w:spacing w:after="0"/>
        <w:rPr>
          <w:lang w:val="mn-MN"/>
        </w:rPr>
      </w:pPr>
      <w:r w:rsidRPr="00E35F62">
        <w:rPr>
          <w:lang w:val="mn-MN"/>
        </w:rPr>
        <w:t xml:space="preserve">wp гэсэн нэртэй </w:t>
      </w:r>
      <w:r w:rsidRPr="00E35F62">
        <w:rPr>
          <w:rFonts w:ascii="Consolas" w:hAnsi="Consolas" w:cs="Consolas"/>
          <w:sz w:val="24"/>
          <w:szCs w:val="24"/>
          <w:lang w:val="mn-MN"/>
        </w:rPr>
        <w:t xml:space="preserve">template болж байна дотор нь ороод доорх файлуудыг өөрчилнө. </w:t>
      </w:r>
    </w:p>
    <w:p w14:paraId="3D753436" w14:textId="77777777" w:rsidR="001C6874" w:rsidRPr="00E35F62" w:rsidRDefault="001C6874" w:rsidP="00970006">
      <w:pPr>
        <w:spacing w:after="0"/>
        <w:rPr>
          <w:lang w:val="mn-MN"/>
        </w:rPr>
      </w:pPr>
    </w:p>
    <w:p w14:paraId="5460DCE0" w14:textId="77777777" w:rsidR="00702C9F" w:rsidRPr="00E35F62" w:rsidRDefault="00702C9F" w:rsidP="00970006">
      <w:pPr>
        <w:spacing w:after="0"/>
        <w:rPr>
          <w:rFonts w:ascii="Consolas" w:hAnsi="Consolas" w:cs="Consolas"/>
          <w:b/>
          <w:sz w:val="24"/>
          <w:szCs w:val="24"/>
          <w:lang w:val="mn-MN"/>
        </w:rPr>
      </w:pPr>
      <w:r w:rsidRPr="00E35F62">
        <w:rPr>
          <w:rFonts w:ascii="Consolas" w:hAnsi="Consolas" w:cs="Consolas"/>
          <w:b/>
          <w:sz w:val="24"/>
          <w:szCs w:val="24"/>
          <w:lang w:val="mn-MN"/>
        </w:rPr>
        <w:t>style.css</w:t>
      </w:r>
    </w:p>
    <w:p w14:paraId="23064E60"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w:t>
      </w:r>
    </w:p>
    <w:p w14:paraId="43F979EA" w14:textId="77777777" w:rsidR="00702C9F" w:rsidRPr="00E35F62" w:rsidRDefault="00702C9F"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w:t>
      </w:r>
    </w:p>
    <w:p w14:paraId="54C6D2F5" w14:textId="77777777" w:rsidR="00702C9F" w:rsidRPr="00E35F62" w:rsidRDefault="00702C9F"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Template name: Site</w:t>
      </w:r>
    </w:p>
    <w:p w14:paraId="6A97EFBF" w14:textId="77777777" w:rsidR="00702C9F" w:rsidRPr="00E35F62" w:rsidRDefault="00702C9F"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Author: Khongor</w:t>
      </w:r>
    </w:p>
    <w:p w14:paraId="61D55E0F" w14:textId="77777777" w:rsidR="00702C9F" w:rsidRPr="00E35F62" w:rsidRDefault="00702C9F"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version: 1.2</w:t>
      </w:r>
    </w:p>
    <w:p w14:paraId="51863FF6" w14:textId="77777777" w:rsidR="00702C9F" w:rsidRPr="00E35F62" w:rsidRDefault="00702C9F"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description: Site template</w:t>
      </w:r>
    </w:p>
    <w:p w14:paraId="2650AA65" w14:textId="77777777" w:rsidR="00702C9F" w:rsidRPr="00E35F62" w:rsidRDefault="00702C9F"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w:t>
      </w:r>
    </w:p>
    <w:p w14:paraId="7FA598FD" w14:textId="77777777" w:rsidR="004864A2" w:rsidRPr="00E35F62" w:rsidRDefault="004864A2" w:rsidP="00970006">
      <w:pPr>
        <w:spacing w:after="0"/>
        <w:rPr>
          <w:rFonts w:ascii="Consolas" w:hAnsi="Consolas" w:cs="Consolas"/>
          <w:color w:val="FF0000"/>
          <w:sz w:val="24"/>
          <w:szCs w:val="24"/>
          <w:lang w:val="mn-MN"/>
        </w:rPr>
      </w:pPr>
      <w:r w:rsidRPr="00E35F62">
        <w:rPr>
          <w:rFonts w:ascii="Consolas" w:hAnsi="Consolas" w:cs="Consolas"/>
          <w:color w:val="FF0000"/>
          <w:sz w:val="24"/>
          <w:szCs w:val="24"/>
          <w:highlight w:val="yellow"/>
          <w:lang w:val="mn-MN"/>
        </w:rPr>
        <w:t xml:space="preserve">// Энд style.css буюу css кодоо хуулж өгнө.   </w:t>
      </w:r>
    </w:p>
    <w:p w14:paraId="0EEB19E0"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w:t>
      </w:r>
    </w:p>
    <w:p w14:paraId="6C4C5281" w14:textId="77777777" w:rsidR="00702C9F" w:rsidRPr="00E35F62" w:rsidRDefault="00702C9F" w:rsidP="00970006">
      <w:pPr>
        <w:spacing w:after="0"/>
        <w:rPr>
          <w:rFonts w:ascii="Consolas" w:hAnsi="Consolas" w:cs="Consolas"/>
          <w:sz w:val="24"/>
          <w:szCs w:val="24"/>
          <w:lang w:val="mn-MN"/>
        </w:rPr>
      </w:pPr>
    </w:p>
    <w:p w14:paraId="47061E8A" w14:textId="77777777" w:rsidR="00702C9F" w:rsidRPr="00E35F62" w:rsidRDefault="00702C9F" w:rsidP="00970006">
      <w:pPr>
        <w:spacing w:after="0"/>
        <w:rPr>
          <w:rFonts w:ascii="Consolas" w:hAnsi="Consolas" w:cs="Consolas"/>
          <w:b/>
          <w:sz w:val="24"/>
          <w:szCs w:val="24"/>
          <w:lang w:val="mn-MN"/>
        </w:rPr>
      </w:pPr>
      <w:r w:rsidRPr="00E35F62">
        <w:rPr>
          <w:rFonts w:ascii="Consolas" w:hAnsi="Consolas" w:cs="Consolas"/>
          <w:b/>
          <w:sz w:val="24"/>
          <w:szCs w:val="24"/>
          <w:lang w:val="mn-MN"/>
        </w:rPr>
        <w:t>header.php</w:t>
      </w:r>
    </w:p>
    <w:p w14:paraId="50CE81C1"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w:t>
      </w:r>
    </w:p>
    <w:p w14:paraId="1D5498FD" w14:textId="77777777" w:rsidR="001C6874" w:rsidRPr="00E35F62" w:rsidRDefault="001C6874" w:rsidP="00970006">
      <w:pPr>
        <w:spacing w:after="0"/>
        <w:rPr>
          <w:rFonts w:ascii="Consolas" w:hAnsi="Consolas" w:cs="Consolas"/>
          <w:sz w:val="24"/>
          <w:szCs w:val="24"/>
          <w:lang w:val="mn-MN"/>
        </w:rPr>
      </w:pPr>
    </w:p>
    <w:p w14:paraId="517DED83" w14:textId="77777777" w:rsidR="00702C9F" w:rsidRPr="00E35F62" w:rsidRDefault="00702C9F"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&lt;?php?&gt;&lt;!doctype html&gt;</w:t>
      </w:r>
    </w:p>
    <w:p w14:paraId="670D9EFE" w14:textId="77777777" w:rsidR="00702C9F" w:rsidRPr="00E35F62" w:rsidRDefault="00702C9F"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&lt;html &lt;?php language_attributes(); ?&gt;&gt;</w:t>
      </w:r>
    </w:p>
    <w:p w14:paraId="10995F67" w14:textId="77777777" w:rsidR="00702C9F" w:rsidRPr="00E35F62" w:rsidRDefault="00702C9F"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&lt;head&gt;</w:t>
      </w:r>
    </w:p>
    <w:p w14:paraId="66ED9FD3" w14:textId="77777777" w:rsidR="00702C9F" w:rsidRPr="00E35F62" w:rsidRDefault="00702C9F"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ab/>
        <w:t>&lt;meta charset="&lt;?php bloginfo( 'charset' ); ?&gt;" /&gt;</w:t>
      </w:r>
    </w:p>
    <w:p w14:paraId="45193E57" w14:textId="77777777" w:rsidR="00702C9F" w:rsidRPr="00E35F62" w:rsidRDefault="00702C9F"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ab/>
        <w:t>&lt;meta name="viewport" content="width=device-width, initial-scale=1" /&gt;</w:t>
      </w:r>
    </w:p>
    <w:p w14:paraId="74795D87" w14:textId="77777777" w:rsidR="00702C9F" w:rsidRPr="00E35F62" w:rsidRDefault="00702C9F"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ab/>
        <w:t>&lt;link rel="profile" href="https://gmpg.org/xfn/11" /&gt;</w:t>
      </w:r>
    </w:p>
    <w:p w14:paraId="6F0600A5" w14:textId="77777777" w:rsidR="00C439CC" w:rsidRPr="00E35F62" w:rsidRDefault="00C439CC" w:rsidP="00970006">
      <w:pPr>
        <w:spacing w:after="0"/>
        <w:rPr>
          <w:rFonts w:ascii="Consolas" w:hAnsi="Consolas" w:cs="Consolas"/>
          <w:sz w:val="24"/>
          <w:szCs w:val="24"/>
          <w:lang w:val="mn-MN"/>
        </w:rPr>
      </w:pPr>
    </w:p>
    <w:p w14:paraId="5453BCD7" w14:textId="77777777" w:rsidR="00C439CC" w:rsidRPr="00E35F62" w:rsidRDefault="00C439CC" w:rsidP="00970006">
      <w:pPr>
        <w:spacing w:after="0"/>
        <w:rPr>
          <w:rFonts w:ascii="Consolas" w:hAnsi="Consolas" w:cs="Consolas"/>
          <w:color w:val="FF0000"/>
          <w:sz w:val="24"/>
          <w:szCs w:val="24"/>
          <w:lang w:val="mn-MN"/>
        </w:rPr>
      </w:pPr>
      <w:r w:rsidRPr="00E35F62">
        <w:rPr>
          <w:rFonts w:ascii="Consolas" w:hAnsi="Consolas" w:cs="Consolas"/>
          <w:color w:val="FF0000"/>
          <w:sz w:val="24"/>
          <w:szCs w:val="24"/>
          <w:highlight w:val="yellow"/>
          <w:lang w:val="mn-MN"/>
        </w:rPr>
        <w:t>// Энд header холбоосуудыг энд холбож өгнө.</w:t>
      </w:r>
      <w:r w:rsidRPr="00E35F62">
        <w:rPr>
          <w:rFonts w:ascii="Consolas" w:hAnsi="Consolas" w:cs="Consolas"/>
          <w:color w:val="FF0000"/>
          <w:sz w:val="24"/>
          <w:szCs w:val="24"/>
          <w:lang w:val="mn-MN"/>
        </w:rPr>
        <w:t xml:space="preserve"> </w:t>
      </w:r>
    </w:p>
    <w:p w14:paraId="2B806A89" w14:textId="77777777" w:rsidR="00C439CC" w:rsidRPr="00E35F62" w:rsidRDefault="00C439CC" w:rsidP="00970006">
      <w:pPr>
        <w:spacing w:after="0"/>
        <w:rPr>
          <w:rFonts w:ascii="Consolas" w:hAnsi="Consolas" w:cs="Consolas"/>
          <w:sz w:val="24"/>
          <w:szCs w:val="24"/>
          <w:lang w:val="mn-MN"/>
        </w:rPr>
      </w:pPr>
    </w:p>
    <w:p w14:paraId="7883C8DB" w14:textId="77777777" w:rsidR="00702C9F" w:rsidRPr="00E35F62" w:rsidRDefault="00702C9F"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ab/>
        <w:t>&lt;?php wp_head(); ?&gt;</w:t>
      </w:r>
    </w:p>
    <w:p w14:paraId="72BD7783" w14:textId="77777777" w:rsidR="00702C9F" w:rsidRPr="00E35F62" w:rsidRDefault="00702C9F"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&lt;/head&gt;</w:t>
      </w:r>
    </w:p>
    <w:p w14:paraId="699EC377" w14:textId="77777777" w:rsidR="00702C9F" w:rsidRPr="00E35F62" w:rsidRDefault="00702C9F" w:rsidP="00970006">
      <w:pPr>
        <w:spacing w:after="0"/>
        <w:rPr>
          <w:rFonts w:ascii="Consolas" w:hAnsi="Consolas" w:cs="Consolas"/>
          <w:color w:val="385623" w:themeColor="accent6" w:themeShade="80"/>
          <w:sz w:val="24"/>
          <w:szCs w:val="24"/>
          <w:lang w:val="mn-MN"/>
        </w:rPr>
      </w:pPr>
    </w:p>
    <w:p w14:paraId="0ABD9535" w14:textId="77777777" w:rsidR="00702C9F" w:rsidRPr="00E35F62" w:rsidRDefault="00702C9F"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&lt;body &lt;?php body_class(); ?&gt;&gt;</w:t>
      </w:r>
    </w:p>
    <w:p w14:paraId="2611D817"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w:t>
      </w:r>
    </w:p>
    <w:p w14:paraId="159BA8EC" w14:textId="77777777" w:rsidR="00702C9F" w:rsidRPr="00E35F62" w:rsidRDefault="00702C9F" w:rsidP="00970006">
      <w:pPr>
        <w:spacing w:after="0"/>
        <w:rPr>
          <w:rFonts w:ascii="Consolas" w:hAnsi="Consolas" w:cs="Consolas"/>
          <w:sz w:val="24"/>
          <w:szCs w:val="24"/>
          <w:lang w:val="mn-MN"/>
        </w:rPr>
      </w:pPr>
    </w:p>
    <w:p w14:paraId="0FAC32EA" w14:textId="77777777" w:rsidR="00702C9F" w:rsidRPr="00E35F62" w:rsidRDefault="00702C9F" w:rsidP="00970006">
      <w:pPr>
        <w:spacing w:after="0"/>
        <w:rPr>
          <w:rFonts w:ascii="Consolas" w:hAnsi="Consolas" w:cs="Consolas"/>
          <w:b/>
          <w:sz w:val="24"/>
          <w:szCs w:val="24"/>
          <w:lang w:val="mn-MN"/>
        </w:rPr>
      </w:pPr>
      <w:r w:rsidRPr="00E35F62">
        <w:rPr>
          <w:rFonts w:ascii="Consolas" w:hAnsi="Consolas" w:cs="Consolas"/>
          <w:b/>
          <w:sz w:val="24"/>
          <w:szCs w:val="24"/>
          <w:lang w:val="mn-MN"/>
        </w:rPr>
        <w:t xml:space="preserve">index.css </w:t>
      </w:r>
    </w:p>
    <w:p w14:paraId="5C29F1EE"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w:t>
      </w:r>
    </w:p>
    <w:p w14:paraId="503316C5" w14:textId="77777777" w:rsidR="00702C9F" w:rsidRPr="00E35F62" w:rsidRDefault="00702C9F"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&lt;?php get_header(); ?&gt;</w:t>
      </w:r>
    </w:p>
    <w:p w14:paraId="52FD5F34" w14:textId="77777777" w:rsidR="00702C9F" w:rsidRPr="00E35F62" w:rsidRDefault="00702C9F"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ab/>
      </w:r>
    </w:p>
    <w:p w14:paraId="5D3A2D59" w14:textId="77777777" w:rsidR="00702C9F" w:rsidRPr="00E35F62" w:rsidRDefault="00702C9F" w:rsidP="00970006">
      <w:pPr>
        <w:spacing w:after="0"/>
        <w:rPr>
          <w:rFonts w:ascii="Consolas" w:hAnsi="Consolas" w:cs="Consolas"/>
          <w:color w:val="385623" w:themeColor="accent6" w:themeShade="80"/>
          <w:sz w:val="24"/>
          <w:szCs w:val="24"/>
          <w:lang w:val="mn-MN"/>
        </w:rPr>
      </w:pPr>
    </w:p>
    <w:p w14:paraId="1BEA98E9" w14:textId="77777777" w:rsidR="00702C9F" w:rsidRPr="00E35F62" w:rsidRDefault="00702C9F"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&lt;?php</w:t>
      </w:r>
    </w:p>
    <w:p w14:paraId="11F8D380" w14:textId="77777777" w:rsidR="00702C9F" w:rsidRPr="00E35F62" w:rsidRDefault="00702C9F"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get_footer();</w:t>
      </w:r>
    </w:p>
    <w:p w14:paraId="11D69977"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lastRenderedPageBreak/>
        <w:t>-------------------------------------------------------------</w:t>
      </w:r>
    </w:p>
    <w:p w14:paraId="70CA140A" w14:textId="77777777" w:rsidR="00702C9F" w:rsidRPr="00E35F62" w:rsidRDefault="00702C9F" w:rsidP="00970006">
      <w:pPr>
        <w:spacing w:after="0"/>
        <w:rPr>
          <w:rFonts w:ascii="Consolas" w:hAnsi="Consolas" w:cs="Consolas"/>
          <w:sz w:val="24"/>
          <w:szCs w:val="24"/>
          <w:lang w:val="mn-MN"/>
        </w:rPr>
      </w:pPr>
    </w:p>
    <w:p w14:paraId="136FAB1D" w14:textId="77777777" w:rsidR="00702C9F" w:rsidRPr="00E35F62" w:rsidRDefault="00702C9F" w:rsidP="00970006">
      <w:pPr>
        <w:spacing w:after="0"/>
        <w:rPr>
          <w:rFonts w:ascii="Consolas" w:hAnsi="Consolas" w:cs="Consolas"/>
          <w:b/>
          <w:sz w:val="24"/>
          <w:szCs w:val="24"/>
          <w:lang w:val="mn-MN"/>
        </w:rPr>
      </w:pPr>
      <w:r w:rsidRPr="00E35F62">
        <w:rPr>
          <w:rFonts w:ascii="Consolas" w:hAnsi="Consolas" w:cs="Consolas"/>
          <w:b/>
          <w:sz w:val="24"/>
          <w:szCs w:val="24"/>
          <w:lang w:val="mn-MN"/>
        </w:rPr>
        <w:t>footer.css</w:t>
      </w:r>
    </w:p>
    <w:p w14:paraId="3E04252B"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w:t>
      </w:r>
    </w:p>
    <w:p w14:paraId="4012ADD9" w14:textId="77777777" w:rsidR="00702C9F" w:rsidRPr="00E35F62" w:rsidRDefault="00702C9F"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&lt;?php ?&gt;</w:t>
      </w:r>
    </w:p>
    <w:p w14:paraId="27A445C2" w14:textId="77777777" w:rsidR="00702C9F" w:rsidRPr="00E35F62" w:rsidRDefault="00702C9F" w:rsidP="00970006">
      <w:pPr>
        <w:spacing w:after="0"/>
        <w:rPr>
          <w:rFonts w:ascii="Consolas" w:hAnsi="Consolas" w:cs="Consolas"/>
          <w:color w:val="385623" w:themeColor="accent6" w:themeShade="80"/>
          <w:sz w:val="24"/>
          <w:szCs w:val="24"/>
          <w:lang w:val="mn-MN"/>
        </w:rPr>
      </w:pPr>
    </w:p>
    <w:p w14:paraId="6414FAD7" w14:textId="77777777" w:rsidR="00702C9F" w:rsidRPr="00E35F62" w:rsidRDefault="00702C9F" w:rsidP="00970006">
      <w:pPr>
        <w:spacing w:after="0"/>
        <w:rPr>
          <w:rFonts w:ascii="Consolas" w:hAnsi="Consolas" w:cs="Consolas"/>
          <w:color w:val="385623" w:themeColor="accent6" w:themeShade="80"/>
          <w:sz w:val="24"/>
          <w:szCs w:val="24"/>
          <w:lang w:val="mn-MN"/>
        </w:rPr>
      </w:pPr>
    </w:p>
    <w:p w14:paraId="13E8025E" w14:textId="77777777" w:rsidR="00702C9F" w:rsidRPr="00E35F62" w:rsidRDefault="00702C9F"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&lt;?php wp_footer(); ?&gt;</w:t>
      </w:r>
    </w:p>
    <w:p w14:paraId="46AF9814" w14:textId="77777777" w:rsidR="00702C9F" w:rsidRPr="00E35F62" w:rsidRDefault="00702C9F"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&lt;/body&gt;</w:t>
      </w:r>
    </w:p>
    <w:p w14:paraId="596A1F7D" w14:textId="77777777" w:rsidR="00702C9F" w:rsidRPr="00E35F62" w:rsidRDefault="00702C9F"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&lt;/html&gt;</w:t>
      </w:r>
    </w:p>
    <w:p w14:paraId="5746F1A6" w14:textId="77777777" w:rsidR="004864A2" w:rsidRPr="00E35F62" w:rsidRDefault="004864A2" w:rsidP="00970006">
      <w:pPr>
        <w:spacing w:after="0"/>
        <w:rPr>
          <w:rFonts w:ascii="Consolas" w:hAnsi="Consolas" w:cs="Consolas"/>
          <w:color w:val="385623" w:themeColor="accent6" w:themeShade="80"/>
          <w:sz w:val="24"/>
          <w:szCs w:val="24"/>
          <w:lang w:val="mn-MN"/>
        </w:rPr>
      </w:pPr>
    </w:p>
    <w:p w14:paraId="57B15514" w14:textId="77777777" w:rsidR="00D864F6" w:rsidRPr="00E35F62" w:rsidRDefault="00D864F6" w:rsidP="00970006">
      <w:pPr>
        <w:spacing w:after="0"/>
        <w:rPr>
          <w:rFonts w:ascii="Consolas" w:hAnsi="Consolas" w:cs="Consolas"/>
          <w:sz w:val="24"/>
          <w:szCs w:val="24"/>
          <w:lang w:val="mn-MN"/>
        </w:rPr>
      </w:pPr>
    </w:p>
    <w:p w14:paraId="4919D00F" w14:textId="48AD0DA3" w:rsidR="004864A2" w:rsidRDefault="004864A2" w:rsidP="00970006">
      <w:pPr>
        <w:spacing w:after="0"/>
        <w:rPr>
          <w:rFonts w:ascii="Consolas" w:hAnsi="Consolas" w:cs="Consolas"/>
          <w:b/>
          <w:sz w:val="28"/>
          <w:szCs w:val="28"/>
          <w:lang w:val="mn-MN"/>
        </w:rPr>
      </w:pPr>
      <w:r w:rsidRPr="00E35F62">
        <w:rPr>
          <w:rFonts w:ascii="Consolas" w:hAnsi="Consolas" w:cs="Consolas"/>
          <w:b/>
          <w:sz w:val="28"/>
          <w:szCs w:val="28"/>
          <w:lang w:val="mn-MN"/>
        </w:rPr>
        <w:t>Menu холбох:</w:t>
      </w:r>
    </w:p>
    <w:p w14:paraId="00DBCE7A" w14:textId="37B6D6C9" w:rsidR="00CB7F4C" w:rsidRDefault="00CB7F4C" w:rsidP="00970006">
      <w:pPr>
        <w:spacing w:after="0"/>
        <w:rPr>
          <w:rFonts w:ascii="Consolas" w:hAnsi="Consolas" w:cs="Consolas"/>
          <w:b/>
          <w:sz w:val="28"/>
          <w:szCs w:val="28"/>
          <w:lang w:val="mn-MN"/>
        </w:rPr>
      </w:pPr>
      <w:r>
        <w:rPr>
          <w:rFonts w:ascii="Consolas" w:hAnsi="Consolas" w:cs="Consolas"/>
          <w:b/>
          <w:sz w:val="28"/>
          <w:szCs w:val="28"/>
          <w:lang w:val="mn-MN"/>
        </w:rPr>
        <w:t xml:space="preserve">Энд хийсэн статик сайтаа </w:t>
      </w:r>
      <w:proofErr w:type="spellStart"/>
      <w:r>
        <w:rPr>
          <w:rFonts w:ascii="Consolas" w:hAnsi="Consolas" w:cs="Consolas"/>
          <w:b/>
          <w:sz w:val="28"/>
          <w:szCs w:val="28"/>
        </w:rPr>
        <w:t>wordpress</w:t>
      </w:r>
      <w:proofErr w:type="spellEnd"/>
      <w:r>
        <w:rPr>
          <w:rFonts w:ascii="Consolas" w:hAnsi="Consolas" w:cs="Consolas"/>
          <w:b/>
          <w:sz w:val="28"/>
          <w:szCs w:val="28"/>
        </w:rPr>
        <w:t>-</w:t>
      </w:r>
      <w:r>
        <w:rPr>
          <w:rFonts w:ascii="Consolas" w:hAnsi="Consolas" w:cs="Consolas"/>
          <w:b/>
          <w:sz w:val="28"/>
          <w:szCs w:val="28"/>
          <w:lang w:val="mn-MN"/>
        </w:rPr>
        <w:t xml:space="preserve">ын </w:t>
      </w:r>
      <w:r>
        <w:rPr>
          <w:rFonts w:ascii="Consolas" w:hAnsi="Consolas" w:cs="Consolas"/>
          <w:b/>
          <w:sz w:val="28"/>
          <w:szCs w:val="28"/>
        </w:rPr>
        <w:t xml:space="preserve">template </w:t>
      </w:r>
      <w:r>
        <w:rPr>
          <w:rFonts w:ascii="Consolas" w:hAnsi="Consolas" w:cs="Consolas"/>
          <w:b/>
          <w:sz w:val="28"/>
          <w:szCs w:val="28"/>
          <w:lang w:val="mn-MN"/>
        </w:rPr>
        <w:t xml:space="preserve">уудаа код хуулна шүү. </w:t>
      </w:r>
    </w:p>
    <w:p w14:paraId="7C5AAD1D" w14:textId="6CA32726" w:rsidR="00CB7F4C" w:rsidRDefault="00CB7F4C" w:rsidP="00970006">
      <w:pPr>
        <w:spacing w:after="0"/>
        <w:rPr>
          <w:rFonts w:ascii="Consolas" w:hAnsi="Consolas" w:cs="Consolas"/>
          <w:b/>
          <w:sz w:val="28"/>
          <w:szCs w:val="28"/>
        </w:rPr>
      </w:pPr>
      <w:r>
        <w:rPr>
          <w:rFonts w:ascii="Consolas" w:hAnsi="Consolas" w:cs="Consolas"/>
          <w:b/>
          <w:sz w:val="28"/>
          <w:szCs w:val="28"/>
        </w:rPr>
        <w:t>Style.css</w:t>
      </w:r>
    </w:p>
    <w:p w14:paraId="4A21DCC8" w14:textId="6C1C579B" w:rsidR="00CB7F4C" w:rsidRPr="00CB7F4C" w:rsidRDefault="00CB7F4C" w:rsidP="00970006">
      <w:pPr>
        <w:spacing w:after="0"/>
        <w:rPr>
          <w:rFonts w:ascii="Consolas" w:hAnsi="Consolas" w:cs="Consolas"/>
          <w:b/>
          <w:sz w:val="28"/>
          <w:szCs w:val="28"/>
        </w:rPr>
      </w:pPr>
      <w:proofErr w:type="spellStart"/>
      <w:r>
        <w:rPr>
          <w:rFonts w:ascii="Consolas" w:hAnsi="Consolas" w:cs="Consolas"/>
          <w:b/>
          <w:sz w:val="28"/>
          <w:szCs w:val="28"/>
        </w:rPr>
        <w:t>Header.php</w:t>
      </w:r>
      <w:proofErr w:type="spellEnd"/>
    </w:p>
    <w:p w14:paraId="719C9D9F" w14:textId="1659C3AE" w:rsidR="00CB7F4C" w:rsidRDefault="00CB7F4C" w:rsidP="00970006">
      <w:pPr>
        <w:spacing w:after="0"/>
        <w:rPr>
          <w:rFonts w:ascii="Consolas" w:hAnsi="Consolas" w:cs="Consolas"/>
          <w:b/>
          <w:sz w:val="28"/>
          <w:szCs w:val="28"/>
        </w:rPr>
      </w:pPr>
      <w:proofErr w:type="spellStart"/>
      <w:r>
        <w:rPr>
          <w:rFonts w:ascii="Consolas" w:hAnsi="Consolas" w:cs="Consolas"/>
          <w:b/>
          <w:sz w:val="28"/>
          <w:szCs w:val="28"/>
        </w:rPr>
        <w:t>Index.php</w:t>
      </w:r>
      <w:proofErr w:type="spellEnd"/>
    </w:p>
    <w:p w14:paraId="0CB4B31F" w14:textId="014F739A" w:rsidR="00CB7F4C" w:rsidRDefault="00CB7F4C" w:rsidP="00970006">
      <w:pPr>
        <w:spacing w:after="0"/>
        <w:rPr>
          <w:rFonts w:ascii="Consolas" w:hAnsi="Consolas" w:cs="Consolas"/>
          <w:b/>
          <w:sz w:val="28"/>
          <w:szCs w:val="28"/>
        </w:rPr>
      </w:pPr>
      <w:proofErr w:type="spellStart"/>
      <w:r>
        <w:rPr>
          <w:rFonts w:ascii="Consolas" w:hAnsi="Consolas" w:cs="Consolas"/>
          <w:b/>
          <w:sz w:val="28"/>
          <w:szCs w:val="28"/>
        </w:rPr>
        <w:t>Footer.php</w:t>
      </w:r>
      <w:proofErr w:type="spellEnd"/>
    </w:p>
    <w:p w14:paraId="60129670" w14:textId="03C6B3AF" w:rsidR="00CB7F4C" w:rsidRPr="00CB7F4C" w:rsidRDefault="00CB7F4C" w:rsidP="00970006">
      <w:pPr>
        <w:spacing w:after="0"/>
        <w:rPr>
          <w:rFonts w:ascii="Consolas" w:hAnsi="Consolas" w:cs="Consolas"/>
          <w:b/>
          <w:sz w:val="28"/>
          <w:szCs w:val="28"/>
          <w:lang w:val="mn-MN"/>
        </w:rPr>
      </w:pPr>
      <w:proofErr w:type="spellStart"/>
      <w:r>
        <w:rPr>
          <w:rFonts w:ascii="Consolas" w:hAnsi="Consolas" w:cs="Consolas"/>
          <w:b/>
          <w:sz w:val="28"/>
          <w:szCs w:val="28"/>
        </w:rPr>
        <w:t>Function.php</w:t>
      </w:r>
      <w:proofErr w:type="spellEnd"/>
      <w:r>
        <w:rPr>
          <w:rFonts w:ascii="Consolas" w:hAnsi="Consolas" w:cs="Consolas"/>
          <w:b/>
          <w:sz w:val="28"/>
          <w:szCs w:val="28"/>
        </w:rPr>
        <w:t xml:space="preserve"> </w:t>
      </w:r>
      <w:r>
        <w:rPr>
          <w:rFonts w:ascii="Consolas" w:hAnsi="Consolas" w:cs="Consolas"/>
          <w:b/>
          <w:sz w:val="28"/>
          <w:szCs w:val="28"/>
          <w:lang w:val="mn-MN"/>
        </w:rPr>
        <w:t xml:space="preserve">энд тохиргоо болон нэмэлт функц хийж өгнө. </w:t>
      </w:r>
    </w:p>
    <w:p w14:paraId="7E4FA996" w14:textId="77777777" w:rsidR="00D864F6" w:rsidRPr="00E35F62" w:rsidRDefault="004864A2"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 </w:t>
      </w:r>
    </w:p>
    <w:p w14:paraId="5129CD09" w14:textId="77777777" w:rsidR="004864A2" w:rsidRPr="00E35F62" w:rsidRDefault="004864A2" w:rsidP="00970006">
      <w:pPr>
        <w:spacing w:after="0"/>
        <w:rPr>
          <w:rFonts w:ascii="Consolas" w:hAnsi="Consolas" w:cs="Consolas"/>
          <w:sz w:val="24"/>
          <w:szCs w:val="24"/>
          <w:lang w:val="mn-MN"/>
        </w:rPr>
      </w:pPr>
      <w:r w:rsidRPr="00E35F62">
        <w:rPr>
          <w:rFonts w:ascii="Consolas" w:hAnsi="Consolas" w:cs="Consolas"/>
          <w:sz w:val="24"/>
          <w:szCs w:val="24"/>
          <w:lang w:val="mn-MN"/>
        </w:rPr>
        <w:t>Dynamict menu холбохдоо header.php дотор menu хийсэн html кодны</w:t>
      </w:r>
    </w:p>
    <w:p w14:paraId="4BABC1B0" w14:textId="77777777" w:rsidR="004864A2" w:rsidRPr="00E35F62" w:rsidRDefault="004864A2"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 &lt;ul&gt; &lt;/ul&gt; доорх кодыг арилгаад </w:t>
      </w:r>
      <w:r w:rsidR="001513CD" w:rsidRPr="00E35F62">
        <w:rPr>
          <w:rFonts w:ascii="Consolas" w:hAnsi="Consolas" w:cs="Consolas"/>
          <w:sz w:val="24"/>
          <w:szCs w:val="24"/>
          <w:lang w:val="mn-MN"/>
        </w:rPr>
        <w:t>header.php доорх кодыг</w:t>
      </w:r>
      <w:r w:rsidR="001513CD" w:rsidRPr="00E35F62">
        <w:rPr>
          <w:rFonts w:ascii="Consolas" w:hAnsi="Consolas" w:cs="Consolas"/>
          <w:b/>
          <w:sz w:val="24"/>
          <w:szCs w:val="24"/>
          <w:lang w:val="mn-MN"/>
        </w:rPr>
        <w:t xml:space="preserve"> </w:t>
      </w:r>
      <w:r w:rsidRPr="00E35F62">
        <w:rPr>
          <w:rFonts w:ascii="Consolas" w:hAnsi="Consolas" w:cs="Consolas"/>
          <w:sz w:val="24"/>
          <w:szCs w:val="24"/>
          <w:lang w:val="mn-MN"/>
        </w:rPr>
        <w:t xml:space="preserve">хуулж тавина. </w:t>
      </w:r>
    </w:p>
    <w:p w14:paraId="17325A9A" w14:textId="77777777" w:rsidR="001513CD" w:rsidRPr="00E35F62" w:rsidRDefault="001513CD" w:rsidP="00970006">
      <w:pPr>
        <w:spacing w:after="0"/>
        <w:rPr>
          <w:rFonts w:ascii="Consolas" w:hAnsi="Consolas" w:cs="Consolas"/>
          <w:sz w:val="24"/>
          <w:szCs w:val="24"/>
          <w:lang w:val="mn-MN"/>
        </w:rPr>
      </w:pPr>
    </w:p>
    <w:p w14:paraId="01CA7B60" w14:textId="77777777" w:rsidR="001513CD" w:rsidRPr="00E35F62" w:rsidRDefault="001513CD" w:rsidP="00970006">
      <w:pPr>
        <w:spacing w:after="0"/>
        <w:rPr>
          <w:rFonts w:ascii="Consolas" w:hAnsi="Consolas" w:cs="Consolas"/>
          <w:b/>
          <w:sz w:val="24"/>
          <w:szCs w:val="24"/>
          <w:lang w:val="mn-MN"/>
        </w:rPr>
      </w:pPr>
      <w:r w:rsidRPr="00E35F62">
        <w:rPr>
          <w:rFonts w:ascii="Consolas" w:hAnsi="Consolas" w:cs="Consolas"/>
          <w:b/>
          <w:sz w:val="24"/>
          <w:szCs w:val="24"/>
          <w:lang w:val="mn-MN"/>
        </w:rPr>
        <w:t xml:space="preserve">functions.php </w:t>
      </w:r>
    </w:p>
    <w:p w14:paraId="4FEBB28B" w14:textId="77777777" w:rsidR="001513CD" w:rsidRPr="00E35F62" w:rsidRDefault="001513CD"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энд байгаа menu-1 дээрх header.php-т хуулж тавина. </w:t>
      </w:r>
    </w:p>
    <w:p w14:paraId="202D5FD5" w14:textId="77777777" w:rsidR="001513CD" w:rsidRPr="00E35F62" w:rsidRDefault="001513CD" w:rsidP="00970006">
      <w:pPr>
        <w:spacing w:after="0"/>
        <w:rPr>
          <w:rFonts w:ascii="Consolas" w:hAnsi="Consolas" w:cs="Consolas"/>
          <w:sz w:val="24"/>
          <w:szCs w:val="24"/>
          <w:lang w:val="mn-MN"/>
        </w:rPr>
      </w:pPr>
      <w:r w:rsidRPr="00E35F62">
        <w:rPr>
          <w:rFonts w:ascii="Consolas" w:hAnsi="Consolas" w:cs="Consolas"/>
          <w:sz w:val="24"/>
          <w:szCs w:val="24"/>
          <w:lang w:val="mn-MN"/>
        </w:rPr>
        <w:t>register_nav_menus(</w:t>
      </w:r>
    </w:p>
    <w:p w14:paraId="07C236FD" w14:textId="77777777" w:rsidR="001513CD" w:rsidRPr="00E35F62" w:rsidRDefault="001513CD" w:rsidP="00970006">
      <w:pPr>
        <w:spacing w:after="0"/>
        <w:rPr>
          <w:rFonts w:ascii="Consolas" w:hAnsi="Consolas" w:cs="Consolas"/>
          <w:sz w:val="24"/>
          <w:szCs w:val="24"/>
          <w:lang w:val="mn-MN"/>
        </w:rPr>
      </w:pPr>
      <w:r w:rsidRPr="00E35F62">
        <w:rPr>
          <w:rFonts w:ascii="Consolas" w:hAnsi="Consolas" w:cs="Consolas"/>
          <w:sz w:val="24"/>
          <w:szCs w:val="24"/>
          <w:lang w:val="mn-MN"/>
        </w:rPr>
        <w:tab/>
      </w:r>
      <w:r w:rsidRPr="00E35F62">
        <w:rPr>
          <w:rFonts w:ascii="Consolas" w:hAnsi="Consolas" w:cs="Consolas"/>
          <w:sz w:val="24"/>
          <w:szCs w:val="24"/>
          <w:lang w:val="mn-MN"/>
        </w:rPr>
        <w:tab/>
      </w:r>
      <w:r w:rsidRPr="00E35F62">
        <w:rPr>
          <w:rFonts w:ascii="Consolas" w:hAnsi="Consolas" w:cs="Consolas"/>
          <w:sz w:val="24"/>
          <w:szCs w:val="24"/>
          <w:lang w:val="mn-MN"/>
        </w:rPr>
        <w:tab/>
        <w:t>array(</w:t>
      </w:r>
    </w:p>
    <w:p w14:paraId="40C43BC3" w14:textId="77777777" w:rsidR="001513CD" w:rsidRPr="00E35F62" w:rsidRDefault="001513CD" w:rsidP="00970006">
      <w:pPr>
        <w:spacing w:after="0"/>
        <w:rPr>
          <w:rFonts w:ascii="Consolas" w:hAnsi="Consolas" w:cs="Consolas"/>
          <w:sz w:val="24"/>
          <w:szCs w:val="24"/>
          <w:lang w:val="mn-MN"/>
        </w:rPr>
      </w:pPr>
      <w:r w:rsidRPr="00E35F62">
        <w:rPr>
          <w:rFonts w:ascii="Consolas" w:hAnsi="Consolas" w:cs="Consolas"/>
          <w:sz w:val="24"/>
          <w:szCs w:val="24"/>
          <w:lang w:val="mn-MN"/>
        </w:rPr>
        <w:tab/>
      </w:r>
      <w:r w:rsidRPr="00E35F62">
        <w:rPr>
          <w:rFonts w:ascii="Consolas" w:hAnsi="Consolas" w:cs="Consolas"/>
          <w:sz w:val="24"/>
          <w:szCs w:val="24"/>
          <w:lang w:val="mn-MN"/>
        </w:rPr>
        <w:tab/>
      </w:r>
      <w:r w:rsidRPr="00E35F62">
        <w:rPr>
          <w:rFonts w:ascii="Consolas" w:hAnsi="Consolas" w:cs="Consolas"/>
          <w:sz w:val="24"/>
          <w:szCs w:val="24"/>
          <w:lang w:val="mn-MN"/>
        </w:rPr>
        <w:tab/>
      </w:r>
      <w:r w:rsidRPr="00E35F62">
        <w:rPr>
          <w:rFonts w:ascii="Consolas" w:hAnsi="Consolas" w:cs="Consolas"/>
          <w:sz w:val="24"/>
          <w:szCs w:val="24"/>
          <w:lang w:val="mn-MN"/>
        </w:rPr>
        <w:tab/>
        <w:t>'</w:t>
      </w:r>
      <w:r w:rsidRPr="00E35F62">
        <w:rPr>
          <w:rFonts w:ascii="Consolas" w:hAnsi="Consolas" w:cs="Consolas"/>
          <w:sz w:val="24"/>
          <w:szCs w:val="24"/>
          <w:highlight w:val="yellow"/>
          <w:lang w:val="mn-MN"/>
        </w:rPr>
        <w:t>menu-1</w:t>
      </w:r>
      <w:r w:rsidRPr="00E35F62">
        <w:rPr>
          <w:rFonts w:ascii="Consolas" w:hAnsi="Consolas" w:cs="Consolas"/>
          <w:sz w:val="24"/>
          <w:szCs w:val="24"/>
          <w:lang w:val="mn-MN"/>
        </w:rPr>
        <w:t>' =&gt; __( 'Primary', 'twentynineteen' ),</w:t>
      </w:r>
    </w:p>
    <w:p w14:paraId="433575FD" w14:textId="77777777" w:rsidR="001513CD" w:rsidRPr="00E35F62" w:rsidRDefault="001513CD" w:rsidP="00970006">
      <w:pPr>
        <w:spacing w:after="0"/>
        <w:rPr>
          <w:rFonts w:ascii="Consolas" w:hAnsi="Consolas" w:cs="Consolas"/>
          <w:sz w:val="24"/>
          <w:szCs w:val="24"/>
          <w:lang w:val="mn-MN"/>
        </w:rPr>
      </w:pPr>
      <w:r w:rsidRPr="00E35F62">
        <w:rPr>
          <w:rFonts w:ascii="Consolas" w:hAnsi="Consolas" w:cs="Consolas"/>
          <w:sz w:val="24"/>
          <w:szCs w:val="24"/>
          <w:lang w:val="mn-MN"/>
        </w:rPr>
        <w:tab/>
      </w:r>
      <w:r w:rsidRPr="00E35F62">
        <w:rPr>
          <w:rFonts w:ascii="Consolas" w:hAnsi="Consolas" w:cs="Consolas"/>
          <w:sz w:val="24"/>
          <w:szCs w:val="24"/>
          <w:lang w:val="mn-MN"/>
        </w:rPr>
        <w:tab/>
      </w:r>
      <w:r w:rsidRPr="00E35F62">
        <w:rPr>
          <w:rFonts w:ascii="Consolas" w:hAnsi="Consolas" w:cs="Consolas"/>
          <w:sz w:val="24"/>
          <w:szCs w:val="24"/>
          <w:lang w:val="mn-MN"/>
        </w:rPr>
        <w:tab/>
      </w:r>
      <w:r w:rsidRPr="00E35F62">
        <w:rPr>
          <w:rFonts w:ascii="Consolas" w:hAnsi="Consolas" w:cs="Consolas"/>
          <w:sz w:val="24"/>
          <w:szCs w:val="24"/>
          <w:lang w:val="mn-MN"/>
        </w:rPr>
        <w:tab/>
        <w:t>'footer' =&gt; __( 'Footer Menu', 'twentynineteen' ),</w:t>
      </w:r>
    </w:p>
    <w:p w14:paraId="74FC560E" w14:textId="77777777" w:rsidR="001513CD" w:rsidRPr="00E35F62" w:rsidRDefault="001513CD" w:rsidP="00970006">
      <w:pPr>
        <w:spacing w:after="0"/>
        <w:rPr>
          <w:rFonts w:ascii="Consolas" w:hAnsi="Consolas" w:cs="Consolas"/>
          <w:sz w:val="24"/>
          <w:szCs w:val="24"/>
          <w:lang w:val="mn-MN"/>
        </w:rPr>
      </w:pPr>
      <w:r w:rsidRPr="00E35F62">
        <w:rPr>
          <w:rFonts w:ascii="Consolas" w:hAnsi="Consolas" w:cs="Consolas"/>
          <w:sz w:val="24"/>
          <w:szCs w:val="24"/>
          <w:lang w:val="mn-MN"/>
        </w:rPr>
        <w:tab/>
      </w:r>
      <w:r w:rsidRPr="00E35F62">
        <w:rPr>
          <w:rFonts w:ascii="Consolas" w:hAnsi="Consolas" w:cs="Consolas"/>
          <w:sz w:val="24"/>
          <w:szCs w:val="24"/>
          <w:lang w:val="mn-MN"/>
        </w:rPr>
        <w:tab/>
      </w:r>
      <w:r w:rsidRPr="00E35F62">
        <w:rPr>
          <w:rFonts w:ascii="Consolas" w:hAnsi="Consolas" w:cs="Consolas"/>
          <w:sz w:val="24"/>
          <w:szCs w:val="24"/>
          <w:lang w:val="mn-MN"/>
        </w:rPr>
        <w:tab/>
      </w:r>
    </w:p>
    <w:p w14:paraId="0F7E4D8D" w14:textId="77777777" w:rsidR="001513CD" w:rsidRPr="00E35F62" w:rsidRDefault="001513CD" w:rsidP="00970006">
      <w:pPr>
        <w:spacing w:after="0"/>
        <w:rPr>
          <w:rFonts w:ascii="Consolas" w:hAnsi="Consolas" w:cs="Consolas"/>
          <w:sz w:val="24"/>
          <w:szCs w:val="24"/>
          <w:lang w:val="mn-MN"/>
        </w:rPr>
      </w:pPr>
      <w:r w:rsidRPr="00E35F62">
        <w:rPr>
          <w:rFonts w:ascii="Consolas" w:hAnsi="Consolas" w:cs="Consolas"/>
          <w:sz w:val="24"/>
          <w:szCs w:val="24"/>
          <w:lang w:val="mn-MN"/>
        </w:rPr>
        <w:tab/>
      </w:r>
      <w:r w:rsidRPr="00E35F62">
        <w:rPr>
          <w:rFonts w:ascii="Consolas" w:hAnsi="Consolas" w:cs="Consolas"/>
          <w:sz w:val="24"/>
          <w:szCs w:val="24"/>
          <w:lang w:val="mn-MN"/>
        </w:rPr>
        <w:tab/>
      </w:r>
      <w:r w:rsidRPr="00E35F62">
        <w:rPr>
          <w:rFonts w:ascii="Consolas" w:hAnsi="Consolas" w:cs="Consolas"/>
          <w:sz w:val="24"/>
          <w:szCs w:val="24"/>
          <w:lang w:val="mn-MN"/>
        </w:rPr>
        <w:tab/>
        <w:t>));</w:t>
      </w:r>
    </w:p>
    <w:p w14:paraId="7B71D470" w14:textId="77777777" w:rsidR="001513CD" w:rsidRPr="00E35F62" w:rsidRDefault="001513CD" w:rsidP="00970006">
      <w:pPr>
        <w:spacing w:after="0"/>
        <w:rPr>
          <w:rFonts w:ascii="Consolas" w:hAnsi="Consolas" w:cs="Consolas"/>
          <w:sz w:val="24"/>
          <w:szCs w:val="24"/>
          <w:lang w:val="mn-MN"/>
        </w:rPr>
      </w:pPr>
    </w:p>
    <w:p w14:paraId="58EFD20F" w14:textId="77777777" w:rsidR="00B64411" w:rsidRPr="00E35F62" w:rsidRDefault="00B64411" w:rsidP="00970006">
      <w:pPr>
        <w:spacing w:after="0"/>
        <w:rPr>
          <w:rFonts w:ascii="Consolas" w:hAnsi="Consolas" w:cs="Consolas"/>
          <w:b/>
          <w:sz w:val="24"/>
          <w:szCs w:val="24"/>
          <w:lang w:val="mn-MN"/>
        </w:rPr>
      </w:pPr>
    </w:p>
    <w:p w14:paraId="035A6F95" w14:textId="77777777" w:rsidR="00B64411" w:rsidRPr="00E35F62" w:rsidRDefault="00B64411" w:rsidP="00970006">
      <w:pPr>
        <w:spacing w:after="0"/>
        <w:rPr>
          <w:rFonts w:ascii="Consolas" w:hAnsi="Consolas" w:cs="Consolas"/>
          <w:b/>
          <w:sz w:val="24"/>
          <w:szCs w:val="24"/>
          <w:lang w:val="mn-MN"/>
        </w:rPr>
      </w:pPr>
      <w:r w:rsidRPr="00E35F62">
        <w:rPr>
          <w:rFonts w:ascii="Consolas" w:hAnsi="Consolas" w:cs="Consolas"/>
          <w:b/>
          <w:sz w:val="24"/>
          <w:szCs w:val="24"/>
          <w:lang w:val="mn-MN"/>
        </w:rPr>
        <w:t>header.php</w:t>
      </w:r>
    </w:p>
    <w:p w14:paraId="3F774A58" w14:textId="77777777" w:rsidR="00B64411" w:rsidRPr="00E35F62" w:rsidRDefault="00B64411" w:rsidP="00970006">
      <w:pPr>
        <w:spacing w:after="0"/>
        <w:rPr>
          <w:rFonts w:ascii="Consolas" w:hAnsi="Consolas" w:cs="Consolas"/>
          <w:sz w:val="24"/>
          <w:szCs w:val="24"/>
          <w:lang w:val="mn-MN"/>
        </w:rPr>
      </w:pPr>
      <w:r w:rsidRPr="00E35F62">
        <w:rPr>
          <w:rFonts w:ascii="Consolas" w:hAnsi="Consolas" w:cs="Consolas"/>
          <w:sz w:val="24"/>
          <w:szCs w:val="24"/>
          <w:lang w:val="mn-MN"/>
        </w:rPr>
        <w:t>&lt;?php wp_nav_menu( array(  'theme_location' =&gt; '</w:t>
      </w:r>
      <w:r w:rsidRPr="00E35F62">
        <w:rPr>
          <w:rFonts w:ascii="Consolas" w:hAnsi="Consolas" w:cs="Consolas"/>
          <w:sz w:val="24"/>
          <w:szCs w:val="24"/>
          <w:highlight w:val="yellow"/>
          <w:lang w:val="mn-MN"/>
        </w:rPr>
        <w:t>menu-1'</w:t>
      </w:r>
      <w:r w:rsidRPr="00E35F62">
        <w:rPr>
          <w:rFonts w:ascii="Consolas" w:hAnsi="Consolas" w:cs="Consolas"/>
          <w:sz w:val="24"/>
          <w:szCs w:val="24"/>
          <w:lang w:val="mn-MN"/>
        </w:rPr>
        <w:t xml:space="preserve">,'container' =&gt; false, 'items_wrap' =&gt; '%3$s' )); ?&gt;                   </w:t>
      </w:r>
    </w:p>
    <w:p w14:paraId="5E6BFA0B" w14:textId="77777777" w:rsidR="00B04F58" w:rsidRPr="00E35F62" w:rsidRDefault="00B04F58" w:rsidP="00970006">
      <w:pPr>
        <w:spacing w:after="0"/>
        <w:rPr>
          <w:rFonts w:ascii="Consolas" w:hAnsi="Consolas" w:cs="Consolas"/>
          <w:sz w:val="24"/>
          <w:szCs w:val="24"/>
          <w:lang w:val="mn-MN"/>
        </w:rPr>
      </w:pPr>
      <w:r w:rsidRPr="00E35F62">
        <w:rPr>
          <w:rFonts w:ascii="Consolas" w:hAnsi="Consolas" w:cs="Consolas"/>
          <w:noProof/>
          <w:sz w:val="24"/>
          <w:szCs w:val="24"/>
          <w:lang w:val="mn-MN"/>
        </w:rPr>
        <w:lastRenderedPageBreak/>
        <w:drawing>
          <wp:inline distT="0" distB="0" distL="0" distR="0" wp14:anchorId="794E6C2B" wp14:editId="509894DF">
            <wp:extent cx="5724525" cy="2733675"/>
            <wp:effectExtent l="0" t="0" r="9525" b="9525"/>
            <wp:docPr id="2" name="Picture 2" descr="C:\Users\comput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puter\Desktop\Untitl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2733675"/>
                    </a:xfrm>
                    <a:prstGeom prst="rect">
                      <a:avLst/>
                    </a:prstGeom>
                    <a:noFill/>
                    <a:ln>
                      <a:noFill/>
                    </a:ln>
                  </pic:spPr>
                </pic:pic>
              </a:graphicData>
            </a:graphic>
          </wp:inline>
        </w:drawing>
      </w:r>
    </w:p>
    <w:p w14:paraId="6F645D4C" w14:textId="77777777" w:rsidR="00B04F58" w:rsidRPr="00E35F62" w:rsidRDefault="00B04F58" w:rsidP="00970006">
      <w:pPr>
        <w:spacing w:after="0"/>
        <w:rPr>
          <w:rFonts w:ascii="Consolas" w:hAnsi="Consolas" w:cs="Consolas"/>
          <w:b/>
          <w:sz w:val="24"/>
          <w:szCs w:val="24"/>
          <w:lang w:val="mn-MN"/>
        </w:rPr>
      </w:pPr>
      <w:r w:rsidRPr="00E35F62">
        <w:rPr>
          <w:rFonts w:ascii="Consolas" w:hAnsi="Consolas" w:cs="Consolas"/>
          <w:b/>
          <w:sz w:val="24"/>
          <w:szCs w:val="24"/>
          <w:lang w:val="mn-MN"/>
        </w:rPr>
        <w:t>Style.css</w:t>
      </w:r>
    </w:p>
    <w:p w14:paraId="785C1CA0" w14:textId="77777777" w:rsidR="00B04F58" w:rsidRPr="00E35F62" w:rsidRDefault="00B04F58"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.main-menu-more {</w:t>
      </w:r>
    </w:p>
    <w:p w14:paraId="00C3153F" w14:textId="77777777" w:rsidR="00B04F58" w:rsidRPr="00E35F62" w:rsidRDefault="00B04F58"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display: none;</w:t>
      </w:r>
    </w:p>
    <w:p w14:paraId="5712D3BF" w14:textId="77777777" w:rsidR="00B04F58" w:rsidRPr="00E35F62" w:rsidRDefault="00B04F58"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w:t>
      </w:r>
    </w:p>
    <w:p w14:paraId="085239A2" w14:textId="77777777" w:rsidR="00EF5BC1" w:rsidRPr="00E35F62" w:rsidRDefault="00EF5BC1" w:rsidP="00970006">
      <w:pPr>
        <w:spacing w:after="0"/>
        <w:rPr>
          <w:rFonts w:ascii="Consolas" w:hAnsi="Consolas" w:cs="Consolas"/>
          <w:sz w:val="24"/>
          <w:szCs w:val="24"/>
          <w:lang w:val="mn-MN"/>
        </w:rPr>
      </w:pPr>
    </w:p>
    <w:p w14:paraId="5579A25D" w14:textId="77777777" w:rsidR="00EF5BC1" w:rsidRPr="00E35F62" w:rsidRDefault="00EF5BC1" w:rsidP="00970006">
      <w:pPr>
        <w:spacing w:after="0"/>
        <w:rPr>
          <w:rFonts w:ascii="Consolas" w:hAnsi="Consolas" w:cs="Consolas"/>
          <w:b/>
          <w:sz w:val="24"/>
          <w:szCs w:val="24"/>
          <w:lang w:val="mn-MN"/>
        </w:rPr>
      </w:pPr>
    </w:p>
    <w:p w14:paraId="3656B190" w14:textId="77777777" w:rsidR="00EF5BC1" w:rsidRPr="006A52BC" w:rsidRDefault="00EF5BC1" w:rsidP="00970006">
      <w:pPr>
        <w:spacing w:after="0"/>
        <w:rPr>
          <w:rFonts w:ascii="Consolas" w:hAnsi="Consolas" w:cs="Consolas"/>
          <w:b/>
          <w:sz w:val="24"/>
          <w:szCs w:val="24"/>
        </w:rPr>
      </w:pPr>
      <w:r w:rsidRPr="00E35F62">
        <w:rPr>
          <w:rFonts w:ascii="Consolas" w:hAnsi="Consolas" w:cs="Consolas"/>
          <w:b/>
          <w:sz w:val="24"/>
          <w:szCs w:val="24"/>
          <w:lang w:val="mn-MN"/>
        </w:rPr>
        <w:t xml:space="preserve">Logo </w:t>
      </w:r>
    </w:p>
    <w:p w14:paraId="36E6AABE" w14:textId="77777777" w:rsidR="00161785" w:rsidRPr="00E35F62" w:rsidRDefault="00161785" w:rsidP="00970006">
      <w:pPr>
        <w:pStyle w:val="ListParagraph"/>
        <w:numPr>
          <w:ilvl w:val="0"/>
          <w:numId w:val="3"/>
        </w:numPr>
        <w:spacing w:after="0"/>
        <w:rPr>
          <w:rFonts w:ascii="Consolas" w:hAnsi="Consolas" w:cs="Consolas"/>
          <w:sz w:val="24"/>
          <w:szCs w:val="24"/>
          <w:lang w:val="mn-MN"/>
        </w:rPr>
      </w:pPr>
      <w:r w:rsidRPr="00E35F62">
        <w:rPr>
          <w:rFonts w:ascii="Consolas" w:hAnsi="Consolas" w:cs="Consolas"/>
          <w:sz w:val="24"/>
          <w:szCs w:val="24"/>
          <w:lang w:val="mn-MN"/>
        </w:rPr>
        <w:t xml:space="preserve"> C:\xampp\htdocs\wp\wp-content\themes\wp\images</w:t>
      </w:r>
    </w:p>
    <w:p w14:paraId="4A311529" w14:textId="77777777" w:rsidR="00161785" w:rsidRPr="00E35F62" w:rsidRDefault="00161785" w:rsidP="00970006">
      <w:pPr>
        <w:pStyle w:val="ListParagraph"/>
        <w:spacing w:after="0"/>
        <w:rPr>
          <w:rFonts w:ascii="Consolas" w:hAnsi="Consolas" w:cs="Consolas"/>
          <w:sz w:val="24"/>
          <w:szCs w:val="24"/>
          <w:lang w:val="mn-MN"/>
        </w:rPr>
      </w:pPr>
      <w:r w:rsidRPr="00E35F62">
        <w:rPr>
          <w:rFonts w:ascii="Consolas" w:hAnsi="Consolas" w:cs="Consolas"/>
          <w:sz w:val="24"/>
          <w:szCs w:val="24"/>
          <w:lang w:val="mn-MN"/>
        </w:rPr>
        <w:t xml:space="preserve">Энд logo-ны зургаа хуулж тавь </w:t>
      </w:r>
    </w:p>
    <w:p w14:paraId="5805B370" w14:textId="77777777" w:rsidR="00161785" w:rsidRPr="00E35F62" w:rsidRDefault="00161785" w:rsidP="00970006">
      <w:pPr>
        <w:pStyle w:val="ListParagraph"/>
        <w:numPr>
          <w:ilvl w:val="0"/>
          <w:numId w:val="3"/>
        </w:numPr>
        <w:spacing w:after="0"/>
        <w:rPr>
          <w:rFonts w:ascii="Consolas" w:hAnsi="Consolas" w:cs="Consolas"/>
          <w:sz w:val="24"/>
          <w:szCs w:val="24"/>
          <w:lang w:val="mn-MN"/>
        </w:rPr>
      </w:pPr>
      <w:r w:rsidRPr="00E35F62">
        <w:rPr>
          <w:rFonts w:ascii="Consolas" w:hAnsi="Consolas" w:cs="Consolas"/>
          <w:sz w:val="24"/>
          <w:szCs w:val="24"/>
          <w:lang w:val="mn-MN"/>
        </w:rPr>
        <w:t>Зурагны url болон зам</w:t>
      </w:r>
    </w:p>
    <w:p w14:paraId="6DC1BEF4" w14:textId="77777777" w:rsidR="00161785" w:rsidRPr="00E35F62" w:rsidRDefault="00161785" w:rsidP="00970006">
      <w:pPr>
        <w:spacing w:after="0"/>
        <w:rPr>
          <w:rFonts w:ascii="Consolas" w:hAnsi="Consolas" w:cs="Consolas"/>
          <w:color w:val="385623" w:themeColor="accent6" w:themeShade="80"/>
          <w:sz w:val="24"/>
          <w:szCs w:val="24"/>
          <w:lang w:val="mn-MN"/>
        </w:rPr>
      </w:pPr>
      <w:r w:rsidRPr="00E35F62">
        <w:rPr>
          <w:rFonts w:ascii="Consolas" w:hAnsi="Consolas" w:cs="Consolas"/>
          <w:sz w:val="24"/>
          <w:szCs w:val="24"/>
          <w:lang w:val="mn-MN"/>
        </w:rPr>
        <w:t xml:space="preserve">  </w:t>
      </w:r>
      <w:r w:rsidRPr="00E35F62">
        <w:rPr>
          <w:rFonts w:ascii="Consolas" w:hAnsi="Consolas" w:cs="Consolas"/>
          <w:color w:val="385623" w:themeColor="accent6" w:themeShade="80"/>
          <w:sz w:val="24"/>
          <w:szCs w:val="24"/>
          <w:lang w:val="mn-MN"/>
        </w:rPr>
        <w:t>&lt;a href="http://localhost/wp/"&gt;</w:t>
      </w:r>
    </w:p>
    <w:p w14:paraId="3CC78CBA" w14:textId="77777777" w:rsidR="00EF5BC1" w:rsidRPr="00E35F62" w:rsidRDefault="00161785"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&lt;img src="</w:t>
      </w:r>
      <w:r w:rsidRPr="006A52BC">
        <w:rPr>
          <w:rFonts w:ascii="Consolas" w:hAnsi="Consolas" w:cs="Consolas"/>
          <w:sz w:val="24"/>
          <w:szCs w:val="24"/>
          <w:highlight w:val="yellow"/>
          <w:lang w:val="mn-MN"/>
        </w:rPr>
        <w:t>&lt;?php echo get_template_directory_uri(); ?&gt;</w:t>
      </w:r>
      <w:r w:rsidRPr="00E35F62">
        <w:rPr>
          <w:rFonts w:ascii="Consolas" w:hAnsi="Consolas" w:cs="Consolas"/>
          <w:color w:val="385623" w:themeColor="accent6" w:themeShade="80"/>
          <w:sz w:val="24"/>
          <w:szCs w:val="24"/>
          <w:lang w:val="mn-MN"/>
        </w:rPr>
        <w:t>/images/package.png"&gt; &lt;/a&gt;</w:t>
      </w:r>
    </w:p>
    <w:p w14:paraId="4E6E9F99" w14:textId="77777777" w:rsidR="00161785" w:rsidRPr="00E35F62" w:rsidRDefault="00161785" w:rsidP="00970006">
      <w:pPr>
        <w:spacing w:after="0"/>
        <w:rPr>
          <w:rFonts w:ascii="Consolas" w:hAnsi="Consolas" w:cs="Consolas"/>
          <w:color w:val="385623" w:themeColor="accent6" w:themeShade="80"/>
          <w:sz w:val="24"/>
          <w:szCs w:val="24"/>
          <w:lang w:val="mn-MN"/>
        </w:rPr>
      </w:pPr>
    </w:p>
    <w:p w14:paraId="04ED9D3B" w14:textId="77777777" w:rsidR="00161785" w:rsidRPr="00E35F62" w:rsidRDefault="00161785" w:rsidP="00970006">
      <w:pPr>
        <w:spacing w:after="0"/>
        <w:rPr>
          <w:rFonts w:ascii="Consolas" w:hAnsi="Consolas" w:cs="Consolas"/>
          <w:b/>
          <w:color w:val="385623" w:themeColor="accent6" w:themeShade="80"/>
          <w:sz w:val="24"/>
          <w:szCs w:val="24"/>
          <w:lang w:val="mn-MN"/>
        </w:rPr>
      </w:pPr>
    </w:p>
    <w:p w14:paraId="2AB5A272" w14:textId="77777777" w:rsidR="00792D01" w:rsidRPr="00E35F62" w:rsidRDefault="003A5864" w:rsidP="00970006">
      <w:pPr>
        <w:spacing w:after="0"/>
        <w:rPr>
          <w:rFonts w:ascii="Consolas" w:hAnsi="Consolas" w:cs="Consolas"/>
          <w:b/>
          <w:color w:val="000000" w:themeColor="text1"/>
          <w:sz w:val="28"/>
          <w:szCs w:val="28"/>
          <w:lang w:val="mn-MN"/>
        </w:rPr>
      </w:pPr>
      <w:r w:rsidRPr="00E35F62">
        <w:rPr>
          <w:rFonts w:ascii="Consolas" w:hAnsi="Consolas" w:cs="Consolas"/>
          <w:b/>
          <w:color w:val="000000" w:themeColor="text1"/>
          <w:sz w:val="28"/>
          <w:szCs w:val="28"/>
          <w:lang w:val="mn-MN"/>
        </w:rPr>
        <w:t>12</w:t>
      </w:r>
      <w:r w:rsidR="00792D01" w:rsidRPr="00E35F62">
        <w:rPr>
          <w:rFonts w:ascii="Consolas" w:hAnsi="Consolas" w:cs="Consolas"/>
          <w:b/>
          <w:color w:val="000000" w:themeColor="text1"/>
          <w:sz w:val="28"/>
          <w:szCs w:val="28"/>
          <w:lang w:val="mn-MN"/>
        </w:rPr>
        <w:t>.</w:t>
      </w:r>
      <w:r w:rsidRPr="00E35F62">
        <w:rPr>
          <w:rFonts w:ascii="Consolas" w:hAnsi="Consolas" w:cs="Consolas"/>
          <w:b/>
          <w:color w:val="000000" w:themeColor="text1"/>
          <w:sz w:val="28"/>
          <w:szCs w:val="28"/>
          <w:lang w:val="mn-MN"/>
        </w:rPr>
        <w:t xml:space="preserve"> Wordpress Post болон Page хэсгийг</w:t>
      </w:r>
    </w:p>
    <w:p w14:paraId="1525CA3B" w14:textId="77777777" w:rsidR="00792D01" w:rsidRPr="00E35F62" w:rsidRDefault="003A5864" w:rsidP="00970006">
      <w:pPr>
        <w:spacing w:after="0"/>
        <w:rPr>
          <w:rFonts w:ascii="Consolas" w:hAnsi="Consolas" w:cs="Consolas"/>
          <w:b/>
          <w:color w:val="000000" w:themeColor="text1"/>
          <w:sz w:val="28"/>
          <w:szCs w:val="28"/>
          <w:lang w:val="mn-MN"/>
        </w:rPr>
      </w:pPr>
      <w:r w:rsidRPr="00E35F62">
        <w:rPr>
          <w:rFonts w:ascii="Consolas" w:hAnsi="Consolas" w:cs="Consolas"/>
          <w:b/>
          <w:color w:val="000000" w:themeColor="text1"/>
          <w:sz w:val="28"/>
          <w:szCs w:val="28"/>
          <w:lang w:val="mn-MN"/>
        </w:rPr>
        <w:t>яаж дуудаж гаргаж ирэх вэ</w:t>
      </w:r>
    </w:p>
    <w:p w14:paraId="65CBF29A" w14:textId="77777777" w:rsidR="00792D01" w:rsidRPr="00E35F62" w:rsidRDefault="00792D01" w:rsidP="00970006">
      <w:pPr>
        <w:spacing w:after="0"/>
        <w:rPr>
          <w:rFonts w:ascii="Consolas" w:hAnsi="Consolas" w:cs="Consolas"/>
          <w:sz w:val="24"/>
          <w:szCs w:val="24"/>
          <w:lang w:val="mn-MN"/>
        </w:rPr>
      </w:pPr>
      <w:r w:rsidRPr="00E35F62">
        <w:rPr>
          <w:rFonts w:ascii="Consolas" w:hAnsi="Consolas" w:cs="Consolas"/>
          <w:sz w:val="24"/>
          <w:szCs w:val="24"/>
          <w:lang w:val="mn-MN"/>
        </w:rPr>
        <w:t>Post - add new</w:t>
      </w:r>
    </w:p>
    <w:p w14:paraId="5C26EE7C" w14:textId="77777777" w:rsidR="00792D01" w:rsidRPr="00E35F62" w:rsidRDefault="00792D01" w:rsidP="00970006">
      <w:pPr>
        <w:spacing w:after="0"/>
        <w:rPr>
          <w:rFonts w:ascii="Consolas" w:hAnsi="Consolas" w:cs="Consolas"/>
          <w:sz w:val="24"/>
          <w:szCs w:val="24"/>
          <w:lang w:val="mn-MN"/>
        </w:rPr>
      </w:pPr>
      <w:r w:rsidRPr="00E35F62">
        <w:rPr>
          <w:rFonts w:ascii="Consolas" w:hAnsi="Consolas" w:cs="Consolas"/>
          <w:sz w:val="24"/>
          <w:szCs w:val="24"/>
          <w:highlight w:val="yellow"/>
          <w:lang w:val="mn-MN"/>
        </w:rPr>
        <w:t>+ Мэдээний гарчиг</w:t>
      </w:r>
      <w:r w:rsidRPr="00E35F62">
        <w:rPr>
          <w:rFonts w:ascii="Consolas" w:hAnsi="Consolas" w:cs="Consolas"/>
          <w:sz w:val="24"/>
          <w:szCs w:val="24"/>
          <w:lang w:val="mn-MN"/>
        </w:rPr>
        <w:t xml:space="preserve"> </w:t>
      </w:r>
    </w:p>
    <w:p w14:paraId="5C980481" w14:textId="77777777" w:rsidR="003A5864" w:rsidRPr="00E35F62" w:rsidRDefault="003A5864" w:rsidP="00970006">
      <w:pPr>
        <w:spacing w:after="0"/>
        <w:rPr>
          <w:rFonts w:ascii="Consolas" w:hAnsi="Consolas" w:cs="Consolas"/>
          <w:b/>
          <w:color w:val="000000" w:themeColor="text1"/>
          <w:sz w:val="28"/>
          <w:szCs w:val="28"/>
          <w:lang w:val="mn-MN"/>
        </w:rPr>
      </w:pPr>
    </w:p>
    <w:p w14:paraId="4EF1B390" w14:textId="77777777" w:rsidR="00792D01" w:rsidRPr="00E35F62" w:rsidRDefault="00792D01" w:rsidP="00970006">
      <w:pPr>
        <w:spacing w:after="0"/>
        <w:rPr>
          <w:rFonts w:ascii="Consolas" w:hAnsi="Consolas" w:cs="Consolas"/>
          <w:b/>
          <w:color w:val="000000" w:themeColor="text1"/>
          <w:sz w:val="28"/>
          <w:szCs w:val="28"/>
          <w:lang w:val="mn-MN"/>
        </w:rPr>
      </w:pPr>
      <w:r w:rsidRPr="00E35F62">
        <w:rPr>
          <w:rFonts w:ascii="Consolas" w:hAnsi="Consolas" w:cs="Consolas"/>
          <w:b/>
          <w:color w:val="000000" w:themeColor="text1"/>
          <w:sz w:val="28"/>
          <w:szCs w:val="28"/>
          <w:lang w:val="mn-MN"/>
        </w:rPr>
        <w:t>"Оюутолгой" компанид халдвар гарсан эсэхийг PCR шинжилгээгээр тодруулна</w:t>
      </w:r>
    </w:p>
    <w:p w14:paraId="298267F7" w14:textId="77777777" w:rsidR="00792D01" w:rsidRPr="00E35F62" w:rsidRDefault="00792D01" w:rsidP="00970006">
      <w:pPr>
        <w:spacing w:after="0"/>
        <w:rPr>
          <w:rFonts w:ascii="Consolas" w:hAnsi="Consolas" w:cs="Consolas"/>
          <w:sz w:val="24"/>
          <w:szCs w:val="24"/>
          <w:lang w:val="mn-MN"/>
        </w:rPr>
      </w:pPr>
      <w:r w:rsidRPr="00E35F62">
        <w:rPr>
          <w:rFonts w:ascii="Consolas" w:hAnsi="Consolas" w:cs="Consolas"/>
          <w:sz w:val="24"/>
          <w:szCs w:val="24"/>
          <w:highlight w:val="yellow"/>
          <w:lang w:val="mn-MN"/>
        </w:rPr>
        <w:t>+ мэдээний дэлэнгэргүй</w:t>
      </w:r>
      <w:r w:rsidRPr="00E35F62">
        <w:rPr>
          <w:rFonts w:ascii="Consolas" w:hAnsi="Consolas" w:cs="Consolas"/>
          <w:sz w:val="24"/>
          <w:szCs w:val="24"/>
          <w:lang w:val="mn-MN"/>
        </w:rPr>
        <w:t xml:space="preserve"> </w:t>
      </w:r>
    </w:p>
    <w:p w14:paraId="0ADB419B" w14:textId="77777777" w:rsidR="003A5864" w:rsidRPr="00E35F62" w:rsidRDefault="003A5864" w:rsidP="00970006">
      <w:pPr>
        <w:spacing w:after="0"/>
        <w:rPr>
          <w:lang w:val="mn-MN"/>
        </w:rPr>
      </w:pPr>
      <w:r w:rsidRPr="00E35F62">
        <w:rPr>
          <w:lang w:val="mn-MN"/>
        </w:rPr>
        <w:t>Улсын онцгой комисс үүсээд буй нөхцөл байдалтай холбогдуулан өнөөдөр/2021.03.13/ хуралдаж, 14 хоногийн хугацаатай тодорхой салбарын үйл ажиллагааг хязгаарлах, зарим салбарт үйлчлүүлэгчдийнхээ тоог тодорхой хэмжээнд барьж, ажиллах зэрэг шийдвэр гаргасан талаар бид танилцуулсан. Тэгвэл нийслэлээс гарах, орох хөдөлгөөнд өөрчлөлт оруулсан эсэх, Оюутолгой компанид Covid-19 халдвар гарсан эсэх зэрэг асуултад сайд нарын өгсөн хариултыг хүргэж байна.</w:t>
      </w:r>
    </w:p>
    <w:p w14:paraId="187086BE" w14:textId="77777777" w:rsidR="003A5864" w:rsidRPr="00E35F62" w:rsidRDefault="003A5864" w:rsidP="00970006">
      <w:pPr>
        <w:pStyle w:val="NormalWeb"/>
        <w:rPr>
          <w:b/>
          <w:bCs/>
          <w:lang w:val="mn-MN"/>
        </w:rPr>
      </w:pPr>
      <w:r w:rsidRPr="00E35F62">
        <w:rPr>
          <w:rStyle w:val="Strong"/>
          <w:lang w:val="mn-MN"/>
        </w:rPr>
        <w:t>-Хотоос гарах, орох хөдөлгөөнийг хэрхэн зохицуулах вэ. Хугацаа нь 14 хоног үргэлжлэх юм уу?</w:t>
      </w:r>
    </w:p>
    <w:p w14:paraId="2FEDD9AD" w14:textId="77777777" w:rsidR="003A5864" w:rsidRPr="00E35F62" w:rsidRDefault="003A5864" w:rsidP="00970006">
      <w:pPr>
        <w:pStyle w:val="NormalWeb"/>
        <w:rPr>
          <w:lang w:val="mn-MN"/>
        </w:rPr>
      </w:pPr>
      <w:r w:rsidRPr="00E35F62">
        <w:rPr>
          <w:rStyle w:val="Strong"/>
          <w:lang w:val="mn-MN"/>
        </w:rPr>
        <w:lastRenderedPageBreak/>
        <w:t>Монгол Улсын Шадар сайд С.Амарсайхан:</w:t>
      </w:r>
    </w:p>
    <w:p w14:paraId="52C49398" w14:textId="77777777" w:rsidR="003A5864" w:rsidRPr="00E35F62" w:rsidRDefault="003A5864" w:rsidP="00970006">
      <w:pPr>
        <w:pStyle w:val="NormalWeb"/>
        <w:rPr>
          <w:lang w:val="mn-MN"/>
        </w:rPr>
      </w:pPr>
      <w:r w:rsidRPr="00E35F62">
        <w:rPr>
          <w:lang w:val="mn-MN"/>
        </w:rPr>
        <w:t>-Тийм ээ, хотын хоорондын хөдөлгөөнийг 14 хоног хязгаарлаж байгаа.</w:t>
      </w:r>
    </w:p>
    <w:p w14:paraId="5A5F0E93" w14:textId="77777777" w:rsidR="003A5864" w:rsidRPr="00E35F62" w:rsidRDefault="003A5864" w:rsidP="00970006">
      <w:pPr>
        <w:pStyle w:val="NormalWeb"/>
        <w:rPr>
          <w:lang w:val="mn-MN"/>
        </w:rPr>
      </w:pPr>
      <w:r w:rsidRPr="00E35F62">
        <w:rPr>
          <w:rStyle w:val="Strong"/>
          <w:lang w:val="mn-MN"/>
        </w:rPr>
        <w:t>-Халдвар хамгааллын дэглэмийг мөрдүүлж чадаж байна уу?</w:t>
      </w:r>
    </w:p>
    <w:p w14:paraId="0BBF0DE0" w14:textId="77777777" w:rsidR="003A5864" w:rsidRPr="00E35F62" w:rsidRDefault="003A5864" w:rsidP="00970006">
      <w:pPr>
        <w:pStyle w:val="NormalWeb"/>
        <w:rPr>
          <w:lang w:val="mn-MN"/>
        </w:rPr>
      </w:pPr>
      <w:r w:rsidRPr="00E35F62">
        <w:rPr>
          <w:lang w:val="mn-MN"/>
        </w:rPr>
        <w:t>-Аливаа үйл ажиллагааг хаах, хязгаарлах амархан. Гэхдээ бид үйл ажиллагааг нь хэвийн үргэлжлүүлэх бодлого барьж байна. Аж ахуй нэгжүүдийн нэг хэсэг нь дэглэмээ сайн сахиж байгаа боловч дийлэнхи нь сахихгүй байна. Энэ тохиолдолд эргэн хатуу хөл хорио руу шилжихийг үгүйсгэхгүй. Дэлхийн даяар хатуу хөл хорио мөрдөж байна.</w:t>
      </w:r>
    </w:p>
    <w:p w14:paraId="3B83F024" w14:textId="77777777" w:rsidR="00792D01" w:rsidRPr="00E35F62" w:rsidRDefault="00792D01" w:rsidP="00970006">
      <w:pPr>
        <w:spacing w:after="0"/>
        <w:rPr>
          <w:rFonts w:ascii="Consolas" w:hAnsi="Consolas" w:cs="Consolas"/>
          <w:sz w:val="24"/>
          <w:szCs w:val="24"/>
          <w:lang w:val="mn-MN"/>
        </w:rPr>
      </w:pPr>
    </w:p>
    <w:p w14:paraId="4FA05D88" w14:textId="77777777" w:rsidR="00792D01" w:rsidRPr="00E35F62" w:rsidRDefault="00792D01" w:rsidP="00970006">
      <w:pPr>
        <w:spacing w:after="0"/>
        <w:rPr>
          <w:rFonts w:ascii="Consolas" w:hAnsi="Consolas" w:cs="Consolas"/>
          <w:sz w:val="24"/>
          <w:szCs w:val="24"/>
          <w:lang w:val="mn-MN"/>
        </w:rPr>
      </w:pPr>
      <w:r w:rsidRPr="00E35F62">
        <w:rPr>
          <w:rFonts w:ascii="Consolas" w:hAnsi="Consolas" w:cs="Consolas"/>
          <w:sz w:val="24"/>
          <w:szCs w:val="24"/>
          <w:highlight w:val="yellow"/>
          <w:lang w:val="mn-MN"/>
        </w:rPr>
        <w:t>categories</w:t>
      </w:r>
      <w:r w:rsidRPr="00E35F62">
        <w:rPr>
          <w:rFonts w:ascii="Consolas" w:hAnsi="Consolas" w:cs="Consolas"/>
          <w:sz w:val="24"/>
          <w:szCs w:val="24"/>
          <w:lang w:val="mn-MN"/>
        </w:rPr>
        <w:t xml:space="preserve"> (ямар ангилал дотор харяалагдахыг хэлнэ.)</w:t>
      </w:r>
    </w:p>
    <w:p w14:paraId="56311D0C" w14:textId="77777777" w:rsidR="00792D01" w:rsidRPr="00E35F62" w:rsidRDefault="00792D01"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  + мэдээ мэдээлэл </w:t>
      </w:r>
    </w:p>
    <w:p w14:paraId="35342BC1" w14:textId="77777777" w:rsidR="00792D01" w:rsidRPr="00E35F62" w:rsidRDefault="00792D01" w:rsidP="00970006">
      <w:pPr>
        <w:spacing w:after="0"/>
        <w:rPr>
          <w:rFonts w:ascii="Consolas" w:hAnsi="Consolas" w:cs="Consolas"/>
          <w:sz w:val="24"/>
          <w:szCs w:val="24"/>
          <w:lang w:val="mn-MN"/>
        </w:rPr>
      </w:pPr>
    </w:p>
    <w:p w14:paraId="2D7F4F26" w14:textId="77777777" w:rsidR="00792D01" w:rsidRPr="00E35F62" w:rsidRDefault="00792D01" w:rsidP="00970006">
      <w:pPr>
        <w:spacing w:after="0"/>
        <w:rPr>
          <w:rFonts w:ascii="Consolas" w:hAnsi="Consolas" w:cs="Consolas"/>
          <w:sz w:val="24"/>
          <w:szCs w:val="24"/>
          <w:lang w:val="mn-MN"/>
        </w:rPr>
      </w:pPr>
      <w:r w:rsidRPr="00E35F62">
        <w:rPr>
          <w:rFonts w:ascii="Consolas" w:hAnsi="Consolas" w:cs="Consolas"/>
          <w:sz w:val="24"/>
          <w:szCs w:val="24"/>
          <w:highlight w:val="yellow"/>
          <w:lang w:val="mn-MN"/>
        </w:rPr>
        <w:t>Featured image</w:t>
      </w:r>
      <w:r w:rsidRPr="00E35F62">
        <w:rPr>
          <w:rFonts w:ascii="Consolas" w:hAnsi="Consolas" w:cs="Consolas"/>
          <w:sz w:val="24"/>
          <w:szCs w:val="24"/>
          <w:lang w:val="mn-MN"/>
        </w:rPr>
        <w:t xml:space="preserve"> (Нүүрэн дээрх зураг )</w:t>
      </w:r>
    </w:p>
    <w:p w14:paraId="080C3BF3" w14:textId="77777777" w:rsidR="00792D01" w:rsidRPr="00E35F62" w:rsidRDefault="00792D01"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   + Set featured image - Select Files - Зураг - Set featured image</w:t>
      </w:r>
    </w:p>
    <w:p w14:paraId="58649645" w14:textId="77777777" w:rsidR="00792D01" w:rsidRPr="00E35F62" w:rsidRDefault="00792D01" w:rsidP="00970006">
      <w:pPr>
        <w:spacing w:after="0"/>
        <w:rPr>
          <w:rFonts w:ascii="Consolas" w:hAnsi="Consolas" w:cs="Consolas"/>
          <w:sz w:val="24"/>
          <w:szCs w:val="24"/>
          <w:lang w:val="mn-MN"/>
        </w:rPr>
      </w:pPr>
    </w:p>
    <w:p w14:paraId="25E5A95D" w14:textId="77777777" w:rsidR="00792D01" w:rsidRPr="00E35F62" w:rsidRDefault="00792D01"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publish </w:t>
      </w:r>
    </w:p>
    <w:p w14:paraId="769F1585" w14:textId="77777777" w:rsidR="00792D01" w:rsidRPr="00E35F62" w:rsidRDefault="00447753" w:rsidP="00970006">
      <w:pPr>
        <w:pStyle w:val="NormalWeb"/>
        <w:rPr>
          <w:lang w:val="mn-MN"/>
        </w:rPr>
      </w:pPr>
      <w:r w:rsidRPr="00E35F62">
        <w:rPr>
          <w:lang w:val="mn-MN"/>
        </w:rPr>
        <w:t xml:space="preserve">Ийм байдлаар 4 мэдээ орууллаа </w:t>
      </w:r>
    </w:p>
    <w:p w14:paraId="50098D1F" w14:textId="4433CD63" w:rsidR="00447753" w:rsidRDefault="009D1EC3" w:rsidP="00970006">
      <w:pPr>
        <w:pStyle w:val="NormalWeb"/>
        <w:rPr>
          <w:rFonts w:ascii="Consolas" w:hAnsi="Consolas" w:cs="Consolas"/>
          <w:b/>
          <w:lang w:val="mn-MN"/>
        </w:rPr>
      </w:pPr>
      <w:r w:rsidRPr="00E35F62">
        <w:rPr>
          <w:rFonts w:ascii="Consolas" w:hAnsi="Consolas" w:cs="Consolas"/>
          <w:b/>
          <w:lang w:val="mn-MN"/>
        </w:rPr>
        <w:t xml:space="preserve">Post эхлэх </w:t>
      </w:r>
    </w:p>
    <w:p w14:paraId="125B383E" w14:textId="2600EFCE" w:rsidR="004A7FFE" w:rsidRPr="004A7FFE" w:rsidRDefault="004A7FFE" w:rsidP="00970006">
      <w:pPr>
        <w:pStyle w:val="NormalWeb"/>
        <w:rPr>
          <w:rFonts w:ascii="Consolas" w:hAnsi="Consolas" w:cs="Consolas"/>
          <w:b/>
          <w:lang w:val="mn-MN"/>
        </w:rPr>
      </w:pPr>
      <w:r>
        <w:rPr>
          <w:rFonts w:ascii="Consolas" w:hAnsi="Consolas" w:cs="Consolas"/>
          <w:b/>
          <w:lang w:val="mn-MN"/>
        </w:rPr>
        <w:t xml:space="preserve">Доор жнээ нь байгаа </w:t>
      </w:r>
    </w:p>
    <w:p w14:paraId="1977B734" w14:textId="77777777" w:rsidR="009D1EC3" w:rsidRPr="00E35F62" w:rsidRDefault="009D1EC3"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&lt;?php </w:t>
      </w:r>
    </w:p>
    <w:p w14:paraId="20BC10AC" w14:textId="77777777" w:rsidR="009D1EC3" w:rsidRPr="00E35F62" w:rsidRDefault="009D1EC3"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query_posts('cat=</w:t>
      </w:r>
      <w:r w:rsidRPr="00E35F62">
        <w:rPr>
          <w:rFonts w:ascii="Consolas" w:hAnsi="Consolas" w:cs="Consolas"/>
          <w:color w:val="385623" w:themeColor="accent6" w:themeShade="80"/>
          <w:sz w:val="24"/>
          <w:szCs w:val="24"/>
          <w:highlight w:val="yellow"/>
          <w:lang w:val="mn-MN"/>
        </w:rPr>
        <w:t>2</w:t>
      </w:r>
      <w:r w:rsidRPr="00E35F62">
        <w:rPr>
          <w:rFonts w:ascii="Consolas" w:hAnsi="Consolas" w:cs="Consolas"/>
          <w:color w:val="385623" w:themeColor="accent6" w:themeShade="80"/>
          <w:sz w:val="24"/>
          <w:szCs w:val="24"/>
          <w:lang w:val="mn-MN"/>
        </w:rPr>
        <w:t>&amp;posts_per_page=</w:t>
      </w:r>
      <w:r w:rsidR="00F8335D" w:rsidRPr="00E35F62">
        <w:rPr>
          <w:rFonts w:ascii="Consolas" w:hAnsi="Consolas" w:cs="Consolas"/>
          <w:color w:val="385623" w:themeColor="accent6" w:themeShade="80"/>
          <w:sz w:val="24"/>
          <w:szCs w:val="24"/>
          <w:highlight w:val="green"/>
          <w:lang w:val="mn-MN"/>
        </w:rPr>
        <w:t>4</w:t>
      </w:r>
      <w:r w:rsidRPr="00E35F62">
        <w:rPr>
          <w:rFonts w:ascii="Consolas" w:hAnsi="Consolas" w:cs="Consolas"/>
          <w:color w:val="385623" w:themeColor="accent6" w:themeShade="80"/>
          <w:sz w:val="24"/>
          <w:szCs w:val="24"/>
          <w:lang w:val="mn-MN"/>
        </w:rPr>
        <w:t>');</w:t>
      </w:r>
    </w:p>
    <w:p w14:paraId="69D85499" w14:textId="77777777" w:rsidR="009D1EC3" w:rsidRPr="00E35F62" w:rsidRDefault="009D1EC3"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if (have_posts()) :</w:t>
      </w:r>
    </w:p>
    <w:p w14:paraId="2B3261AD" w14:textId="77777777" w:rsidR="009D1EC3" w:rsidRPr="00E35F62" w:rsidRDefault="009D1EC3"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while (have_posts()) : the_post();</w:t>
      </w:r>
    </w:p>
    <w:p w14:paraId="46D9F97F" w14:textId="77777777" w:rsidR="003A5864" w:rsidRPr="00E35F62" w:rsidRDefault="009D1EC3"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?&gt;</w:t>
      </w:r>
    </w:p>
    <w:p w14:paraId="33455A33" w14:textId="77777777" w:rsidR="009D1EC3" w:rsidRPr="00E35F62" w:rsidRDefault="009D1EC3" w:rsidP="00970006">
      <w:pPr>
        <w:spacing w:after="0"/>
        <w:rPr>
          <w:rFonts w:ascii="Consolas" w:hAnsi="Consolas" w:cs="Consolas"/>
          <w:b/>
          <w:color w:val="385623" w:themeColor="accent6" w:themeShade="80"/>
          <w:sz w:val="24"/>
          <w:szCs w:val="24"/>
          <w:lang w:val="mn-MN"/>
        </w:rPr>
      </w:pPr>
      <w:r w:rsidRPr="00E35F62">
        <w:rPr>
          <w:rFonts w:ascii="Consolas" w:hAnsi="Consolas" w:cs="Consolas"/>
          <w:b/>
          <w:color w:val="385623" w:themeColor="accent6" w:themeShade="80"/>
          <w:sz w:val="24"/>
          <w:szCs w:val="24"/>
          <w:highlight w:val="yellow"/>
          <w:lang w:val="mn-MN"/>
        </w:rPr>
        <w:t>Шар тухайн category id илэрхийлнэ.</w:t>
      </w:r>
      <w:r w:rsidRPr="00E35F62">
        <w:rPr>
          <w:rFonts w:ascii="Consolas" w:hAnsi="Consolas" w:cs="Consolas"/>
          <w:b/>
          <w:color w:val="385623" w:themeColor="accent6" w:themeShade="80"/>
          <w:sz w:val="24"/>
          <w:szCs w:val="24"/>
          <w:lang w:val="mn-MN"/>
        </w:rPr>
        <w:t xml:space="preserve"> </w:t>
      </w:r>
    </w:p>
    <w:p w14:paraId="06A220EF" w14:textId="77777777" w:rsidR="00F8335D" w:rsidRPr="00E35F62" w:rsidRDefault="00F8335D" w:rsidP="00970006">
      <w:pPr>
        <w:spacing w:after="0"/>
        <w:rPr>
          <w:rFonts w:ascii="Consolas" w:hAnsi="Consolas" w:cs="Consolas"/>
          <w:b/>
          <w:color w:val="385623" w:themeColor="accent6" w:themeShade="80"/>
          <w:sz w:val="24"/>
          <w:szCs w:val="24"/>
          <w:lang w:val="mn-MN"/>
        </w:rPr>
      </w:pPr>
      <w:r w:rsidRPr="00E35F62">
        <w:rPr>
          <w:rFonts w:ascii="Consolas" w:hAnsi="Consolas" w:cs="Consolas"/>
          <w:b/>
          <w:color w:val="385623" w:themeColor="accent6" w:themeShade="80"/>
          <w:sz w:val="24"/>
          <w:szCs w:val="24"/>
          <w:highlight w:val="green"/>
          <w:lang w:val="mn-MN"/>
        </w:rPr>
        <w:t>Ногоон тухайн category дотор мэдээг илэрхийлнэ.</w:t>
      </w:r>
      <w:r w:rsidRPr="00E35F62">
        <w:rPr>
          <w:rFonts w:ascii="Consolas" w:hAnsi="Consolas" w:cs="Consolas"/>
          <w:b/>
          <w:color w:val="385623" w:themeColor="accent6" w:themeShade="80"/>
          <w:sz w:val="24"/>
          <w:szCs w:val="24"/>
          <w:lang w:val="mn-MN"/>
        </w:rPr>
        <w:t xml:space="preserve"> </w:t>
      </w:r>
    </w:p>
    <w:p w14:paraId="14D63277" w14:textId="77777777" w:rsidR="00F8335D" w:rsidRPr="00E35F62" w:rsidRDefault="00F8335D" w:rsidP="00970006">
      <w:pPr>
        <w:spacing w:after="0"/>
        <w:rPr>
          <w:rFonts w:ascii="Consolas" w:hAnsi="Consolas" w:cs="Consolas"/>
          <w:b/>
          <w:color w:val="385623" w:themeColor="accent6" w:themeShade="80"/>
          <w:sz w:val="24"/>
          <w:szCs w:val="24"/>
          <w:lang w:val="mn-MN"/>
        </w:rPr>
      </w:pPr>
      <w:r w:rsidRPr="00E35F62">
        <w:rPr>
          <w:rFonts w:ascii="Consolas" w:hAnsi="Consolas" w:cs="Consolas"/>
          <w:b/>
          <w:color w:val="385623" w:themeColor="accent6" w:themeShade="80"/>
          <w:sz w:val="24"/>
          <w:szCs w:val="24"/>
          <w:lang w:val="mn-MN"/>
        </w:rPr>
        <w:t xml:space="preserve">Эндээс харахад </w:t>
      </w:r>
      <w:r w:rsidR="00895B6B" w:rsidRPr="00E35F62">
        <w:rPr>
          <w:rFonts w:ascii="Consolas" w:hAnsi="Consolas" w:cs="Consolas"/>
          <w:b/>
          <w:color w:val="385623" w:themeColor="accent6" w:themeShade="80"/>
          <w:sz w:val="24"/>
          <w:szCs w:val="24"/>
          <w:lang w:val="mn-MN"/>
        </w:rPr>
        <w:t xml:space="preserve">2 гэсэн categoty-д </w:t>
      </w:r>
      <w:r w:rsidRPr="00E35F62">
        <w:rPr>
          <w:rFonts w:ascii="Consolas" w:hAnsi="Consolas" w:cs="Consolas"/>
          <w:b/>
          <w:color w:val="385623" w:themeColor="accent6" w:themeShade="80"/>
          <w:sz w:val="24"/>
          <w:szCs w:val="24"/>
          <w:lang w:val="mn-MN"/>
        </w:rPr>
        <w:t xml:space="preserve">хамгийн сүүлд орж ирсэн 4 мэдээд дуудна. </w:t>
      </w:r>
    </w:p>
    <w:p w14:paraId="785AB733" w14:textId="77777777" w:rsidR="009D1EC3" w:rsidRPr="00E35F62" w:rsidRDefault="009D1EC3" w:rsidP="00970006">
      <w:pPr>
        <w:pStyle w:val="NormalWeb"/>
        <w:rPr>
          <w:rFonts w:ascii="Consolas" w:hAnsi="Consolas" w:cs="Consolas"/>
          <w:b/>
          <w:lang w:val="mn-MN"/>
        </w:rPr>
      </w:pPr>
      <w:r w:rsidRPr="00E35F62">
        <w:rPr>
          <w:rFonts w:ascii="Consolas" w:hAnsi="Consolas" w:cs="Consolas"/>
          <w:b/>
          <w:lang w:val="mn-MN"/>
        </w:rPr>
        <w:t>Post төгсөх</w:t>
      </w:r>
    </w:p>
    <w:p w14:paraId="4B3313AA" w14:textId="77777777" w:rsidR="009D1EC3" w:rsidRPr="00E35F62" w:rsidRDefault="009D1EC3"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&lt;?php </w:t>
      </w:r>
    </w:p>
    <w:p w14:paraId="01864F95" w14:textId="77777777" w:rsidR="009D1EC3" w:rsidRPr="00E35F62" w:rsidRDefault="00F10224"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w:t>
      </w:r>
      <w:r w:rsidR="009D1EC3" w:rsidRPr="00E35F62">
        <w:rPr>
          <w:rFonts w:ascii="Consolas" w:hAnsi="Consolas" w:cs="Consolas"/>
          <w:color w:val="385623" w:themeColor="accent6" w:themeShade="80"/>
          <w:sz w:val="24"/>
          <w:szCs w:val="24"/>
          <w:lang w:val="mn-MN"/>
        </w:rPr>
        <w:t>endwhile;</w:t>
      </w:r>
    </w:p>
    <w:p w14:paraId="18A7AD0C" w14:textId="77777777" w:rsidR="009D1EC3" w:rsidRPr="00E35F62" w:rsidRDefault="009D1EC3"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endif;</w:t>
      </w:r>
    </w:p>
    <w:p w14:paraId="73A65563" w14:textId="77777777" w:rsidR="009D1EC3" w:rsidRPr="00E35F62" w:rsidRDefault="009D1EC3"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wp_reset_query();</w:t>
      </w:r>
    </w:p>
    <w:p w14:paraId="4F26ACDD" w14:textId="77777777" w:rsidR="009D1EC3" w:rsidRPr="00E35F62" w:rsidRDefault="009D1EC3"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?&gt;  </w:t>
      </w:r>
    </w:p>
    <w:p w14:paraId="19C2801E" w14:textId="77777777" w:rsidR="00F8335D" w:rsidRPr="00E35F62" w:rsidRDefault="00F8335D" w:rsidP="00970006">
      <w:pPr>
        <w:spacing w:after="0"/>
        <w:rPr>
          <w:rFonts w:ascii="Consolas" w:hAnsi="Consolas" w:cs="Consolas"/>
          <w:color w:val="385623" w:themeColor="accent6" w:themeShade="80"/>
          <w:sz w:val="24"/>
          <w:szCs w:val="24"/>
          <w:lang w:val="mn-MN"/>
        </w:rPr>
      </w:pPr>
    </w:p>
    <w:p w14:paraId="55B9AC9B" w14:textId="77777777" w:rsidR="00F8335D" w:rsidRPr="00E35F62" w:rsidRDefault="00F8335D"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tag_id=1% - гээд id харагдаж байна. </w:t>
      </w:r>
    </w:p>
    <w:p w14:paraId="4F1F8881" w14:textId="77777777" w:rsidR="009D1EC3" w:rsidRPr="00E35F62" w:rsidRDefault="009D1EC3" w:rsidP="00970006">
      <w:pPr>
        <w:spacing w:after="0"/>
        <w:rPr>
          <w:rFonts w:ascii="Consolas" w:hAnsi="Consolas" w:cs="Consolas"/>
          <w:b/>
          <w:color w:val="385623" w:themeColor="accent6" w:themeShade="80"/>
          <w:sz w:val="24"/>
          <w:szCs w:val="24"/>
          <w:lang w:val="mn-MN"/>
        </w:rPr>
      </w:pPr>
    </w:p>
    <w:p w14:paraId="07C4A0AC" w14:textId="77777777" w:rsidR="009D1EC3" w:rsidRPr="00E35F62" w:rsidRDefault="00D01896" w:rsidP="00970006">
      <w:pPr>
        <w:spacing w:after="0"/>
        <w:rPr>
          <w:rFonts w:ascii="Consolas" w:hAnsi="Consolas" w:cs="Consolas"/>
          <w:b/>
          <w:color w:val="385623" w:themeColor="accent6" w:themeShade="80"/>
          <w:sz w:val="24"/>
          <w:szCs w:val="24"/>
          <w:lang w:val="mn-MN"/>
        </w:rPr>
      </w:pPr>
      <w:r w:rsidRPr="00E35F62">
        <w:rPr>
          <w:rFonts w:ascii="Consolas" w:hAnsi="Consolas" w:cs="Consolas"/>
          <w:b/>
          <w:noProof/>
          <w:color w:val="385623" w:themeColor="accent6" w:themeShade="80"/>
          <w:sz w:val="24"/>
          <w:szCs w:val="24"/>
          <w:lang w:val="mn-MN"/>
        </w:rPr>
        <w:lastRenderedPageBreak/>
        <w:drawing>
          <wp:inline distT="0" distB="0" distL="0" distR="0" wp14:anchorId="0894148B" wp14:editId="33E4D0B2">
            <wp:extent cx="5867400" cy="2771775"/>
            <wp:effectExtent l="0" t="0" r="0" b="9525"/>
            <wp:docPr id="11" name="Picture 11" descr="C:\Users\comput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mputer\Desktop\Untitl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7400" cy="2771775"/>
                    </a:xfrm>
                    <a:prstGeom prst="rect">
                      <a:avLst/>
                    </a:prstGeom>
                    <a:noFill/>
                    <a:ln>
                      <a:noFill/>
                    </a:ln>
                  </pic:spPr>
                </pic:pic>
              </a:graphicData>
            </a:graphic>
          </wp:inline>
        </w:drawing>
      </w:r>
    </w:p>
    <w:p w14:paraId="1D5497DD" w14:textId="77777777" w:rsidR="00CE22CF" w:rsidRPr="00E35F62" w:rsidRDefault="00CE22CF" w:rsidP="00CE22CF">
      <w:pPr>
        <w:spacing w:after="0"/>
        <w:rPr>
          <w:rFonts w:ascii="Consolas" w:hAnsi="Consolas" w:cs="Consolas"/>
          <w:sz w:val="24"/>
          <w:szCs w:val="24"/>
          <w:lang w:val="mn-MN"/>
        </w:rPr>
      </w:pPr>
      <w:r w:rsidRPr="00E35F62">
        <w:rPr>
          <w:rFonts w:ascii="Consolas" w:hAnsi="Consolas" w:cs="Consolas"/>
          <w:sz w:val="24"/>
          <w:szCs w:val="24"/>
          <w:lang w:val="mn-MN"/>
        </w:rPr>
        <w:t>Давталт эхлэх</w:t>
      </w:r>
    </w:p>
    <w:p w14:paraId="5152C7A9" w14:textId="77777777" w:rsidR="00851D8D" w:rsidRPr="00E35F62" w:rsidRDefault="00851D8D" w:rsidP="00970006">
      <w:pPr>
        <w:spacing w:after="0"/>
        <w:rPr>
          <w:rFonts w:ascii="Consolas" w:hAnsi="Consolas" w:cs="Consolas"/>
          <w:color w:val="FF0000"/>
          <w:sz w:val="24"/>
          <w:szCs w:val="24"/>
          <w:lang w:val="mn-MN"/>
        </w:rPr>
      </w:pPr>
      <w:r w:rsidRPr="00E35F62">
        <w:rPr>
          <w:rFonts w:ascii="Consolas" w:hAnsi="Consolas" w:cs="Consolas"/>
          <w:color w:val="FF0000"/>
          <w:sz w:val="24"/>
          <w:szCs w:val="24"/>
          <w:lang w:val="mn-MN"/>
        </w:rPr>
        <w:t xml:space="preserve">&lt;?php </w:t>
      </w:r>
    </w:p>
    <w:p w14:paraId="6FC27815" w14:textId="77777777" w:rsidR="00851D8D" w:rsidRPr="00E35F62" w:rsidRDefault="00851D8D" w:rsidP="00970006">
      <w:pPr>
        <w:spacing w:after="0"/>
        <w:rPr>
          <w:rFonts w:ascii="Consolas" w:hAnsi="Consolas" w:cs="Consolas"/>
          <w:color w:val="FF0000"/>
          <w:sz w:val="24"/>
          <w:szCs w:val="24"/>
          <w:lang w:val="mn-MN"/>
        </w:rPr>
      </w:pPr>
      <w:r w:rsidRPr="00E35F62">
        <w:rPr>
          <w:rFonts w:ascii="Consolas" w:hAnsi="Consolas" w:cs="Consolas"/>
          <w:color w:val="FF0000"/>
          <w:sz w:val="24"/>
          <w:szCs w:val="24"/>
          <w:lang w:val="mn-MN"/>
        </w:rPr>
        <w:t xml:space="preserve">    query_posts('cat=3&amp;posts_per_page=4');</w:t>
      </w:r>
    </w:p>
    <w:p w14:paraId="1285A7BB" w14:textId="77777777" w:rsidR="00851D8D" w:rsidRPr="00E35F62" w:rsidRDefault="00851D8D" w:rsidP="00970006">
      <w:pPr>
        <w:spacing w:after="0"/>
        <w:rPr>
          <w:rFonts w:ascii="Consolas" w:hAnsi="Consolas" w:cs="Consolas"/>
          <w:color w:val="FF0000"/>
          <w:sz w:val="24"/>
          <w:szCs w:val="24"/>
          <w:lang w:val="mn-MN"/>
        </w:rPr>
      </w:pPr>
      <w:r w:rsidRPr="00E35F62">
        <w:rPr>
          <w:rFonts w:ascii="Consolas" w:hAnsi="Consolas" w:cs="Consolas"/>
          <w:color w:val="FF0000"/>
          <w:sz w:val="24"/>
          <w:szCs w:val="24"/>
          <w:lang w:val="mn-MN"/>
        </w:rPr>
        <w:t xml:space="preserve">    if (have_posts()) :</w:t>
      </w:r>
    </w:p>
    <w:p w14:paraId="2C806C34" w14:textId="77777777" w:rsidR="00851D8D" w:rsidRPr="00E35F62" w:rsidRDefault="00851D8D" w:rsidP="00970006">
      <w:pPr>
        <w:spacing w:after="0"/>
        <w:rPr>
          <w:rFonts w:ascii="Consolas" w:hAnsi="Consolas" w:cs="Consolas"/>
          <w:color w:val="FF0000"/>
          <w:sz w:val="24"/>
          <w:szCs w:val="24"/>
          <w:lang w:val="mn-MN"/>
        </w:rPr>
      </w:pPr>
      <w:r w:rsidRPr="00E35F62">
        <w:rPr>
          <w:rFonts w:ascii="Consolas" w:hAnsi="Consolas" w:cs="Consolas"/>
          <w:color w:val="FF0000"/>
          <w:sz w:val="24"/>
          <w:szCs w:val="24"/>
          <w:lang w:val="mn-MN"/>
        </w:rPr>
        <w:t xml:space="preserve">    while (have_posts()) : the_post();</w:t>
      </w:r>
    </w:p>
    <w:p w14:paraId="55C3D45E" w14:textId="77777777" w:rsidR="00851D8D" w:rsidRPr="00E35F62" w:rsidRDefault="00851D8D" w:rsidP="00970006">
      <w:pPr>
        <w:spacing w:after="0"/>
        <w:rPr>
          <w:rFonts w:ascii="Consolas" w:hAnsi="Consolas" w:cs="Consolas"/>
          <w:color w:val="FF0000"/>
          <w:sz w:val="24"/>
          <w:szCs w:val="24"/>
          <w:lang w:val="mn-MN"/>
        </w:rPr>
      </w:pPr>
      <w:r w:rsidRPr="00E35F62">
        <w:rPr>
          <w:rFonts w:ascii="Consolas" w:hAnsi="Consolas" w:cs="Consolas"/>
          <w:color w:val="FF0000"/>
          <w:sz w:val="24"/>
          <w:szCs w:val="24"/>
          <w:lang w:val="mn-MN"/>
        </w:rPr>
        <w:t>?&gt;</w:t>
      </w:r>
    </w:p>
    <w:p w14:paraId="54B6ECF1" w14:textId="77777777" w:rsidR="00851D8D" w:rsidRPr="00E35F62" w:rsidRDefault="00851D8D" w:rsidP="00970006">
      <w:pPr>
        <w:spacing w:after="0"/>
        <w:rPr>
          <w:rFonts w:ascii="Consolas" w:hAnsi="Consolas" w:cs="Consolas"/>
          <w:color w:val="FF0000"/>
          <w:sz w:val="24"/>
          <w:szCs w:val="24"/>
          <w:lang w:val="mn-MN"/>
        </w:rPr>
      </w:pPr>
      <w:r w:rsidRPr="00E35F62">
        <w:rPr>
          <w:rFonts w:ascii="Consolas" w:hAnsi="Consolas" w:cs="Consolas"/>
          <w:color w:val="FF0000"/>
          <w:sz w:val="24"/>
          <w:szCs w:val="24"/>
          <w:lang w:val="mn-MN"/>
        </w:rPr>
        <w:t>&lt;?php</w:t>
      </w:r>
    </w:p>
    <w:p w14:paraId="08ACCEBE" w14:textId="77777777" w:rsidR="00851D8D" w:rsidRPr="00E35F62" w:rsidRDefault="00851D8D" w:rsidP="00970006">
      <w:pPr>
        <w:spacing w:after="0"/>
        <w:rPr>
          <w:rFonts w:ascii="Consolas" w:hAnsi="Consolas" w:cs="Consolas"/>
          <w:color w:val="FF0000"/>
          <w:sz w:val="24"/>
          <w:szCs w:val="24"/>
          <w:lang w:val="mn-MN"/>
        </w:rPr>
      </w:pPr>
      <w:r w:rsidRPr="00E35F62">
        <w:rPr>
          <w:rFonts w:ascii="Consolas" w:hAnsi="Consolas" w:cs="Consolas"/>
          <w:color w:val="FF0000"/>
          <w:sz w:val="24"/>
          <w:szCs w:val="24"/>
          <w:lang w:val="mn-MN"/>
        </w:rPr>
        <w:t xml:space="preserve">    $thumb_id = get_post_thumbnail_id();</w:t>
      </w:r>
    </w:p>
    <w:p w14:paraId="688405CB" w14:textId="77777777" w:rsidR="00851D8D" w:rsidRPr="00E35F62" w:rsidRDefault="00851D8D" w:rsidP="00970006">
      <w:pPr>
        <w:spacing w:after="0"/>
        <w:rPr>
          <w:rFonts w:ascii="Consolas" w:hAnsi="Consolas" w:cs="Consolas"/>
          <w:color w:val="FF0000"/>
          <w:sz w:val="24"/>
          <w:szCs w:val="24"/>
          <w:lang w:val="mn-MN"/>
        </w:rPr>
      </w:pPr>
      <w:r w:rsidRPr="00E35F62">
        <w:rPr>
          <w:rFonts w:ascii="Consolas" w:hAnsi="Consolas" w:cs="Consolas"/>
          <w:color w:val="FF0000"/>
          <w:sz w:val="24"/>
          <w:szCs w:val="24"/>
          <w:lang w:val="mn-MN"/>
        </w:rPr>
        <w:t xml:space="preserve">    $thumb_url = wp_get_attachment_image_src($thumb_id, 'full', true);</w:t>
      </w:r>
    </w:p>
    <w:p w14:paraId="2BDF347C" w14:textId="77777777" w:rsidR="00851D8D" w:rsidRPr="00E35F62" w:rsidRDefault="00851D8D" w:rsidP="00970006">
      <w:pPr>
        <w:spacing w:after="0"/>
        <w:rPr>
          <w:rFonts w:ascii="Consolas" w:hAnsi="Consolas" w:cs="Consolas"/>
          <w:color w:val="FF0000"/>
          <w:sz w:val="24"/>
          <w:szCs w:val="24"/>
          <w:lang w:val="mn-MN"/>
        </w:rPr>
      </w:pPr>
      <w:r w:rsidRPr="00E35F62">
        <w:rPr>
          <w:rFonts w:ascii="Consolas" w:hAnsi="Consolas" w:cs="Consolas"/>
          <w:color w:val="FF0000"/>
          <w:sz w:val="24"/>
          <w:szCs w:val="24"/>
          <w:lang w:val="mn-MN"/>
        </w:rPr>
        <w:t>?&gt;</w:t>
      </w:r>
    </w:p>
    <w:p w14:paraId="2CED3691" w14:textId="77777777" w:rsidR="00851D8D" w:rsidRPr="00E35F62" w:rsidRDefault="00851D8D" w:rsidP="00970006">
      <w:pPr>
        <w:spacing w:after="0"/>
        <w:rPr>
          <w:rFonts w:ascii="Consolas" w:hAnsi="Consolas" w:cs="Consolas"/>
          <w:color w:val="FF0000"/>
          <w:sz w:val="24"/>
          <w:szCs w:val="24"/>
          <w:lang w:val="mn-MN"/>
        </w:rPr>
      </w:pPr>
    </w:p>
    <w:p w14:paraId="23531106" w14:textId="77777777" w:rsidR="00851D8D" w:rsidRPr="00E35F62" w:rsidRDefault="00851D8D"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зурагны url </w:t>
      </w:r>
    </w:p>
    <w:p w14:paraId="44C0DD6F" w14:textId="77777777" w:rsidR="00851D8D" w:rsidRPr="00E35F62" w:rsidRDefault="00851D8D" w:rsidP="00970006">
      <w:pPr>
        <w:spacing w:after="0"/>
        <w:rPr>
          <w:rFonts w:ascii="Consolas" w:hAnsi="Consolas" w:cs="Consolas"/>
          <w:color w:val="FF0000"/>
          <w:sz w:val="24"/>
          <w:szCs w:val="24"/>
          <w:lang w:val="mn-MN"/>
        </w:rPr>
      </w:pPr>
      <w:r w:rsidRPr="00E35F62">
        <w:rPr>
          <w:rFonts w:ascii="Consolas" w:hAnsi="Consolas" w:cs="Consolas"/>
          <w:color w:val="FF0000"/>
          <w:sz w:val="24"/>
          <w:szCs w:val="24"/>
          <w:lang w:val="mn-MN"/>
        </w:rPr>
        <w:t>&lt;?php echo $thumb_url[0] ?&gt;</w:t>
      </w:r>
    </w:p>
    <w:p w14:paraId="35FBC564" w14:textId="77777777" w:rsidR="00CE22CF" w:rsidRPr="00E35F62" w:rsidRDefault="00CE22CF" w:rsidP="00970006">
      <w:pPr>
        <w:spacing w:after="0"/>
        <w:rPr>
          <w:rFonts w:ascii="Consolas" w:hAnsi="Consolas" w:cs="Consolas"/>
          <w:sz w:val="24"/>
          <w:szCs w:val="24"/>
          <w:lang w:val="mn-MN"/>
        </w:rPr>
      </w:pPr>
    </w:p>
    <w:p w14:paraId="16D04D8B" w14:textId="77777777" w:rsidR="00851D8D" w:rsidRPr="00E35F62" w:rsidRDefault="00851D8D" w:rsidP="00970006">
      <w:pPr>
        <w:spacing w:after="0"/>
        <w:rPr>
          <w:rFonts w:ascii="Consolas" w:hAnsi="Consolas" w:cs="Consolas"/>
          <w:sz w:val="24"/>
          <w:szCs w:val="24"/>
          <w:lang w:val="mn-MN"/>
        </w:rPr>
      </w:pPr>
      <w:r w:rsidRPr="00E35F62">
        <w:rPr>
          <w:rFonts w:ascii="Consolas" w:hAnsi="Consolas" w:cs="Consolas"/>
          <w:sz w:val="24"/>
          <w:szCs w:val="24"/>
          <w:lang w:val="mn-MN"/>
        </w:rPr>
        <w:t>мэдээний гарчиг</w:t>
      </w:r>
    </w:p>
    <w:p w14:paraId="503B9A86" w14:textId="77777777" w:rsidR="00851D8D" w:rsidRPr="00E35F62" w:rsidRDefault="00851D8D" w:rsidP="00970006">
      <w:pPr>
        <w:spacing w:after="0"/>
        <w:rPr>
          <w:rFonts w:ascii="Consolas" w:hAnsi="Consolas" w:cs="Consolas"/>
          <w:color w:val="FF0000"/>
          <w:sz w:val="24"/>
          <w:szCs w:val="24"/>
          <w:lang w:val="mn-MN"/>
        </w:rPr>
      </w:pPr>
      <w:r w:rsidRPr="00E35F62">
        <w:rPr>
          <w:rFonts w:ascii="Consolas" w:hAnsi="Consolas" w:cs="Consolas"/>
          <w:color w:val="FF0000"/>
          <w:sz w:val="24"/>
          <w:szCs w:val="24"/>
          <w:lang w:val="mn-MN"/>
        </w:rPr>
        <w:t xml:space="preserve"> &lt;?php the_title(); ?&gt;</w:t>
      </w:r>
    </w:p>
    <w:p w14:paraId="19A3D608" w14:textId="77777777" w:rsidR="00CE22CF" w:rsidRPr="00E35F62" w:rsidRDefault="00CE22CF" w:rsidP="00970006">
      <w:pPr>
        <w:spacing w:after="0"/>
        <w:rPr>
          <w:rFonts w:ascii="Consolas" w:hAnsi="Consolas" w:cs="Consolas"/>
          <w:color w:val="FF0000"/>
          <w:sz w:val="24"/>
          <w:szCs w:val="24"/>
          <w:lang w:val="mn-MN"/>
        </w:rPr>
      </w:pPr>
    </w:p>
    <w:p w14:paraId="3D56B218" w14:textId="77777777" w:rsidR="00851D8D" w:rsidRPr="00E35F62" w:rsidRDefault="00851D8D" w:rsidP="00970006">
      <w:pPr>
        <w:spacing w:after="0"/>
        <w:rPr>
          <w:rFonts w:ascii="Consolas" w:hAnsi="Consolas" w:cs="Consolas"/>
          <w:sz w:val="24"/>
          <w:szCs w:val="24"/>
          <w:lang w:val="mn-MN"/>
        </w:rPr>
      </w:pPr>
      <w:r w:rsidRPr="00E35F62">
        <w:rPr>
          <w:rFonts w:ascii="Consolas" w:hAnsi="Consolas" w:cs="Consolas"/>
          <w:sz w:val="24"/>
          <w:szCs w:val="24"/>
          <w:lang w:val="mn-MN"/>
        </w:rPr>
        <w:t>мэдээний текст</w:t>
      </w:r>
    </w:p>
    <w:p w14:paraId="41FB1D9B" w14:textId="77777777" w:rsidR="00851D8D" w:rsidRPr="00E35F62" w:rsidRDefault="00851D8D" w:rsidP="00970006">
      <w:pPr>
        <w:spacing w:after="0"/>
        <w:rPr>
          <w:rFonts w:ascii="Consolas" w:hAnsi="Consolas" w:cs="Consolas"/>
          <w:sz w:val="24"/>
          <w:szCs w:val="24"/>
          <w:lang w:val="mn-MN"/>
        </w:rPr>
      </w:pPr>
      <w:r w:rsidRPr="00E35F62">
        <w:rPr>
          <w:rFonts w:ascii="Consolas" w:hAnsi="Consolas" w:cs="Consolas"/>
          <w:sz w:val="24"/>
          <w:szCs w:val="24"/>
          <w:lang w:val="mn-MN"/>
        </w:rPr>
        <w:t>&lt;p&gt;</w:t>
      </w:r>
    </w:p>
    <w:p w14:paraId="59ABA9CF" w14:textId="77777777" w:rsidR="00851D8D" w:rsidRPr="00E35F62" w:rsidRDefault="00851D8D" w:rsidP="00970006">
      <w:pPr>
        <w:spacing w:after="0"/>
        <w:rPr>
          <w:rFonts w:ascii="Consolas" w:hAnsi="Consolas" w:cs="Consolas"/>
          <w:color w:val="FF0000"/>
          <w:sz w:val="24"/>
          <w:szCs w:val="24"/>
          <w:lang w:val="mn-MN"/>
        </w:rPr>
      </w:pPr>
      <w:r w:rsidRPr="00E35F62">
        <w:rPr>
          <w:rFonts w:ascii="Consolas" w:hAnsi="Consolas" w:cs="Consolas"/>
          <w:color w:val="FF0000"/>
          <w:sz w:val="24"/>
          <w:szCs w:val="24"/>
          <w:lang w:val="mn-MN"/>
        </w:rPr>
        <w:t xml:space="preserve">   &lt;?php </w:t>
      </w:r>
    </w:p>
    <w:p w14:paraId="299E569F" w14:textId="77777777" w:rsidR="00851D8D" w:rsidRPr="00E35F62" w:rsidRDefault="00851D8D" w:rsidP="00970006">
      <w:pPr>
        <w:spacing w:after="0"/>
        <w:rPr>
          <w:rFonts w:ascii="Consolas" w:hAnsi="Consolas" w:cs="Consolas"/>
          <w:color w:val="FF0000"/>
          <w:sz w:val="24"/>
          <w:szCs w:val="24"/>
          <w:lang w:val="mn-MN"/>
        </w:rPr>
      </w:pPr>
      <w:r w:rsidRPr="00E35F62">
        <w:rPr>
          <w:rFonts w:ascii="Consolas" w:hAnsi="Consolas" w:cs="Consolas"/>
          <w:color w:val="FF0000"/>
          <w:sz w:val="24"/>
          <w:szCs w:val="24"/>
          <w:lang w:val="mn-MN"/>
        </w:rPr>
        <w:t xml:space="preserve">      $content = get_the_content();</w:t>
      </w:r>
    </w:p>
    <w:p w14:paraId="3A6DE53C" w14:textId="77777777" w:rsidR="00851D8D" w:rsidRPr="00E35F62" w:rsidRDefault="00851D8D" w:rsidP="00970006">
      <w:pPr>
        <w:spacing w:after="0"/>
        <w:rPr>
          <w:rFonts w:ascii="Consolas" w:hAnsi="Consolas" w:cs="Consolas"/>
          <w:color w:val="FF0000"/>
          <w:sz w:val="24"/>
          <w:szCs w:val="24"/>
          <w:lang w:val="mn-MN"/>
        </w:rPr>
      </w:pPr>
      <w:r w:rsidRPr="00E35F62">
        <w:rPr>
          <w:rFonts w:ascii="Consolas" w:hAnsi="Consolas" w:cs="Consolas"/>
          <w:color w:val="FF0000"/>
          <w:sz w:val="24"/>
          <w:szCs w:val="24"/>
          <w:lang w:val="mn-MN"/>
        </w:rPr>
        <w:t xml:space="preserve">      $content = strip_tags($content);</w:t>
      </w:r>
    </w:p>
    <w:p w14:paraId="24FFEF9D" w14:textId="77777777" w:rsidR="00851D8D" w:rsidRPr="00E35F62" w:rsidRDefault="00851D8D" w:rsidP="00970006">
      <w:pPr>
        <w:spacing w:after="0"/>
        <w:rPr>
          <w:rFonts w:ascii="Consolas" w:hAnsi="Consolas" w:cs="Consolas"/>
          <w:color w:val="FF0000"/>
          <w:sz w:val="24"/>
          <w:szCs w:val="24"/>
          <w:lang w:val="mn-MN"/>
        </w:rPr>
      </w:pPr>
      <w:r w:rsidRPr="00E35F62">
        <w:rPr>
          <w:rFonts w:ascii="Consolas" w:hAnsi="Consolas" w:cs="Consolas"/>
          <w:color w:val="FF0000"/>
          <w:sz w:val="24"/>
          <w:szCs w:val="24"/>
          <w:lang w:val="mn-MN"/>
        </w:rPr>
        <w:t xml:space="preserve">      echo mb_substr($content, 0, 200). '...';</w:t>
      </w:r>
    </w:p>
    <w:p w14:paraId="09981216" w14:textId="77777777" w:rsidR="00851D8D" w:rsidRPr="00E35F62" w:rsidRDefault="00851D8D" w:rsidP="00970006">
      <w:pPr>
        <w:spacing w:after="0"/>
        <w:rPr>
          <w:rFonts w:ascii="Consolas" w:hAnsi="Consolas" w:cs="Consolas"/>
          <w:color w:val="FF0000"/>
          <w:sz w:val="24"/>
          <w:szCs w:val="24"/>
          <w:lang w:val="mn-MN"/>
        </w:rPr>
      </w:pPr>
      <w:r w:rsidRPr="00E35F62">
        <w:rPr>
          <w:rFonts w:ascii="Consolas" w:hAnsi="Consolas" w:cs="Consolas"/>
          <w:color w:val="FF0000"/>
          <w:sz w:val="24"/>
          <w:szCs w:val="24"/>
          <w:lang w:val="mn-MN"/>
        </w:rPr>
        <w:t xml:space="preserve">   ?&gt;</w:t>
      </w:r>
    </w:p>
    <w:p w14:paraId="29FA8460" w14:textId="77777777" w:rsidR="00851D8D" w:rsidRPr="00E35F62" w:rsidRDefault="00851D8D" w:rsidP="00970006">
      <w:pPr>
        <w:spacing w:after="0"/>
        <w:rPr>
          <w:rFonts w:ascii="Consolas" w:hAnsi="Consolas" w:cs="Consolas"/>
          <w:sz w:val="24"/>
          <w:szCs w:val="24"/>
          <w:lang w:val="mn-MN"/>
        </w:rPr>
      </w:pPr>
      <w:r w:rsidRPr="00E35F62">
        <w:rPr>
          <w:rFonts w:ascii="Consolas" w:hAnsi="Consolas" w:cs="Consolas"/>
          <w:sz w:val="24"/>
          <w:szCs w:val="24"/>
          <w:lang w:val="mn-MN"/>
        </w:rPr>
        <w:t>&lt;/p&gt;</w:t>
      </w:r>
    </w:p>
    <w:p w14:paraId="0AB51B10" w14:textId="77777777" w:rsidR="00851D8D" w:rsidRPr="00E35F62" w:rsidRDefault="00851D8D" w:rsidP="00970006">
      <w:pPr>
        <w:spacing w:after="0"/>
        <w:rPr>
          <w:rFonts w:ascii="Consolas" w:hAnsi="Consolas" w:cs="Consolas"/>
          <w:color w:val="FF0000"/>
          <w:sz w:val="24"/>
          <w:szCs w:val="24"/>
          <w:lang w:val="mn-MN"/>
        </w:rPr>
      </w:pPr>
    </w:p>
    <w:p w14:paraId="60DBF387" w14:textId="77777777" w:rsidR="00851D8D" w:rsidRPr="00E35F62" w:rsidRDefault="00851D8D" w:rsidP="00970006">
      <w:pPr>
        <w:spacing w:after="0"/>
        <w:rPr>
          <w:rFonts w:ascii="Consolas" w:hAnsi="Consolas" w:cs="Consolas"/>
          <w:sz w:val="24"/>
          <w:szCs w:val="24"/>
          <w:lang w:val="mn-MN"/>
        </w:rPr>
      </w:pPr>
      <w:r w:rsidRPr="00E35F62">
        <w:rPr>
          <w:rFonts w:ascii="Consolas" w:hAnsi="Consolas" w:cs="Consolas"/>
          <w:sz w:val="24"/>
          <w:szCs w:val="24"/>
          <w:lang w:val="mn-MN"/>
        </w:rPr>
        <w:t>дэлгэрэнгүй линк</w:t>
      </w:r>
    </w:p>
    <w:p w14:paraId="711A5D27" w14:textId="77777777" w:rsidR="00CE22CF" w:rsidRPr="00E35F62" w:rsidRDefault="00851D8D" w:rsidP="00970006">
      <w:pPr>
        <w:spacing w:after="0"/>
        <w:rPr>
          <w:rFonts w:ascii="Consolas" w:hAnsi="Consolas" w:cs="Consolas"/>
          <w:color w:val="FF0000"/>
          <w:sz w:val="24"/>
          <w:szCs w:val="24"/>
          <w:lang w:val="mn-MN"/>
        </w:rPr>
      </w:pPr>
      <w:r w:rsidRPr="00E35F62">
        <w:rPr>
          <w:rFonts w:ascii="Consolas" w:hAnsi="Consolas" w:cs="Consolas"/>
          <w:color w:val="FF0000"/>
          <w:sz w:val="24"/>
          <w:szCs w:val="24"/>
          <w:lang w:val="mn-MN"/>
        </w:rPr>
        <w:t>&lt;?php the_permalink() ?&gt;</w:t>
      </w:r>
    </w:p>
    <w:p w14:paraId="1B749C94" w14:textId="77777777" w:rsidR="00CE22CF" w:rsidRPr="00E35F62" w:rsidRDefault="00CE22CF" w:rsidP="00970006">
      <w:pPr>
        <w:spacing w:after="0"/>
        <w:rPr>
          <w:rFonts w:ascii="Consolas" w:hAnsi="Consolas" w:cs="Consolas"/>
          <w:color w:val="FF0000"/>
          <w:sz w:val="24"/>
          <w:szCs w:val="24"/>
          <w:lang w:val="mn-MN"/>
        </w:rPr>
      </w:pPr>
    </w:p>
    <w:p w14:paraId="63A79389" w14:textId="77777777" w:rsidR="00851D8D" w:rsidRPr="00E35F62" w:rsidRDefault="00851D8D" w:rsidP="00970006">
      <w:pPr>
        <w:spacing w:after="0"/>
        <w:rPr>
          <w:rFonts w:ascii="Consolas" w:hAnsi="Consolas" w:cs="Consolas"/>
          <w:color w:val="FF0000"/>
          <w:sz w:val="24"/>
          <w:szCs w:val="24"/>
          <w:lang w:val="mn-MN"/>
        </w:rPr>
      </w:pPr>
      <w:r w:rsidRPr="00E35F62">
        <w:rPr>
          <w:rFonts w:ascii="Consolas" w:hAnsi="Consolas" w:cs="Consolas"/>
          <w:sz w:val="24"/>
          <w:szCs w:val="24"/>
          <w:lang w:val="mn-MN"/>
        </w:rPr>
        <w:t xml:space="preserve">он сар өдөр </w:t>
      </w:r>
    </w:p>
    <w:p w14:paraId="2ED3CA55" w14:textId="77777777" w:rsidR="00851D8D" w:rsidRPr="00E35F62" w:rsidRDefault="00851D8D" w:rsidP="00970006">
      <w:pPr>
        <w:spacing w:after="0"/>
        <w:rPr>
          <w:rFonts w:ascii="Consolas" w:hAnsi="Consolas" w:cs="Consolas"/>
          <w:color w:val="FF0000"/>
          <w:sz w:val="24"/>
          <w:szCs w:val="24"/>
          <w:lang w:val="mn-MN"/>
        </w:rPr>
      </w:pPr>
      <w:r w:rsidRPr="00E35F62">
        <w:rPr>
          <w:rFonts w:ascii="Consolas" w:hAnsi="Consolas" w:cs="Consolas"/>
          <w:color w:val="FF0000"/>
          <w:sz w:val="24"/>
          <w:szCs w:val="24"/>
          <w:lang w:val="mn-MN"/>
        </w:rPr>
        <w:t>&lt;?php echo get_the_date();?&gt;</w:t>
      </w:r>
    </w:p>
    <w:p w14:paraId="0E05F75F" w14:textId="77777777" w:rsidR="00851D8D" w:rsidRPr="00E35F62" w:rsidRDefault="00851D8D" w:rsidP="00970006">
      <w:pPr>
        <w:spacing w:after="0"/>
        <w:rPr>
          <w:rFonts w:ascii="Consolas" w:hAnsi="Consolas" w:cs="Consolas"/>
          <w:color w:val="FF0000"/>
          <w:sz w:val="24"/>
          <w:szCs w:val="24"/>
          <w:lang w:val="mn-MN"/>
        </w:rPr>
      </w:pPr>
    </w:p>
    <w:p w14:paraId="15EFBED9" w14:textId="77777777" w:rsidR="00CE22CF" w:rsidRPr="00E35F62" w:rsidRDefault="00CE22CF" w:rsidP="00CE22CF">
      <w:pPr>
        <w:spacing w:after="0"/>
        <w:rPr>
          <w:rFonts w:ascii="Consolas" w:hAnsi="Consolas" w:cs="Consolas"/>
          <w:sz w:val="24"/>
          <w:szCs w:val="24"/>
          <w:lang w:val="mn-MN"/>
        </w:rPr>
      </w:pPr>
      <w:r w:rsidRPr="00E35F62">
        <w:rPr>
          <w:rFonts w:ascii="Consolas" w:hAnsi="Consolas" w:cs="Consolas"/>
          <w:sz w:val="24"/>
          <w:szCs w:val="24"/>
          <w:lang w:val="mn-MN"/>
        </w:rPr>
        <w:t>Давталт дуусах</w:t>
      </w:r>
    </w:p>
    <w:p w14:paraId="29793B50" w14:textId="77777777" w:rsidR="00851D8D" w:rsidRPr="00E35F62" w:rsidRDefault="00851D8D" w:rsidP="00970006">
      <w:pPr>
        <w:spacing w:after="0"/>
        <w:rPr>
          <w:rFonts w:ascii="Consolas" w:hAnsi="Consolas" w:cs="Consolas"/>
          <w:color w:val="FF0000"/>
          <w:sz w:val="24"/>
          <w:szCs w:val="24"/>
          <w:lang w:val="mn-MN"/>
        </w:rPr>
      </w:pPr>
      <w:r w:rsidRPr="00E35F62">
        <w:rPr>
          <w:rFonts w:ascii="Consolas" w:hAnsi="Consolas" w:cs="Consolas"/>
          <w:color w:val="FF0000"/>
          <w:sz w:val="24"/>
          <w:szCs w:val="24"/>
          <w:lang w:val="mn-MN"/>
        </w:rPr>
        <w:lastRenderedPageBreak/>
        <w:t xml:space="preserve">&lt;?php </w:t>
      </w:r>
    </w:p>
    <w:p w14:paraId="2AE5338C" w14:textId="77777777" w:rsidR="00851D8D" w:rsidRPr="00E35F62" w:rsidRDefault="00851D8D" w:rsidP="00970006">
      <w:pPr>
        <w:spacing w:after="0"/>
        <w:rPr>
          <w:rFonts w:ascii="Consolas" w:hAnsi="Consolas" w:cs="Consolas"/>
          <w:color w:val="FF0000"/>
          <w:sz w:val="24"/>
          <w:szCs w:val="24"/>
          <w:lang w:val="mn-MN"/>
        </w:rPr>
      </w:pPr>
      <w:r w:rsidRPr="00E35F62">
        <w:rPr>
          <w:rFonts w:ascii="Consolas" w:hAnsi="Consolas" w:cs="Consolas"/>
          <w:color w:val="FF0000"/>
          <w:sz w:val="24"/>
          <w:szCs w:val="24"/>
          <w:lang w:val="mn-MN"/>
        </w:rPr>
        <w:t xml:space="preserve">      endwhile;</w:t>
      </w:r>
    </w:p>
    <w:p w14:paraId="35F74047" w14:textId="77777777" w:rsidR="00851D8D" w:rsidRPr="00E35F62" w:rsidRDefault="00851D8D" w:rsidP="00970006">
      <w:pPr>
        <w:spacing w:after="0"/>
        <w:rPr>
          <w:rFonts w:ascii="Consolas" w:hAnsi="Consolas" w:cs="Consolas"/>
          <w:color w:val="FF0000"/>
          <w:sz w:val="24"/>
          <w:szCs w:val="24"/>
          <w:lang w:val="mn-MN"/>
        </w:rPr>
      </w:pPr>
      <w:r w:rsidRPr="00E35F62">
        <w:rPr>
          <w:rFonts w:ascii="Consolas" w:hAnsi="Consolas" w:cs="Consolas"/>
          <w:color w:val="FF0000"/>
          <w:sz w:val="24"/>
          <w:szCs w:val="24"/>
          <w:lang w:val="mn-MN"/>
        </w:rPr>
        <w:t xml:space="preserve">      endif;</w:t>
      </w:r>
    </w:p>
    <w:p w14:paraId="6969A308" w14:textId="77777777" w:rsidR="00851D8D" w:rsidRPr="00E35F62" w:rsidRDefault="00851D8D" w:rsidP="00970006">
      <w:pPr>
        <w:spacing w:after="0"/>
        <w:rPr>
          <w:rFonts w:ascii="Consolas" w:hAnsi="Consolas" w:cs="Consolas"/>
          <w:color w:val="FF0000"/>
          <w:sz w:val="24"/>
          <w:szCs w:val="24"/>
          <w:lang w:val="mn-MN"/>
        </w:rPr>
      </w:pPr>
      <w:r w:rsidRPr="00E35F62">
        <w:rPr>
          <w:rFonts w:ascii="Consolas" w:hAnsi="Consolas" w:cs="Consolas"/>
          <w:color w:val="FF0000"/>
          <w:sz w:val="24"/>
          <w:szCs w:val="24"/>
          <w:lang w:val="mn-MN"/>
        </w:rPr>
        <w:t xml:space="preserve">      wp_reset_query();</w:t>
      </w:r>
    </w:p>
    <w:p w14:paraId="14A04F70" w14:textId="77777777" w:rsidR="00970006" w:rsidRPr="00E35F62" w:rsidRDefault="00851D8D" w:rsidP="00970006">
      <w:pPr>
        <w:spacing w:after="0"/>
        <w:rPr>
          <w:rFonts w:ascii="Consolas" w:hAnsi="Consolas" w:cs="Consolas"/>
          <w:color w:val="FF0000"/>
          <w:sz w:val="24"/>
          <w:szCs w:val="24"/>
          <w:lang w:val="mn-MN"/>
        </w:rPr>
      </w:pPr>
      <w:r w:rsidRPr="00E35F62">
        <w:rPr>
          <w:rFonts w:ascii="Consolas" w:hAnsi="Consolas" w:cs="Consolas"/>
          <w:color w:val="FF0000"/>
          <w:sz w:val="24"/>
          <w:szCs w:val="24"/>
          <w:lang w:val="mn-MN"/>
        </w:rPr>
        <w:t>?&gt;</w:t>
      </w:r>
    </w:p>
    <w:p w14:paraId="651433E2" w14:textId="77777777" w:rsidR="00970006" w:rsidRPr="00E35F62" w:rsidRDefault="00970006" w:rsidP="00970006">
      <w:pPr>
        <w:spacing w:after="0"/>
        <w:rPr>
          <w:rFonts w:ascii="Consolas" w:hAnsi="Consolas" w:cs="Consolas"/>
          <w:b/>
          <w:color w:val="385623" w:themeColor="accent6" w:themeShade="80"/>
          <w:sz w:val="24"/>
          <w:szCs w:val="24"/>
          <w:lang w:val="mn-MN"/>
        </w:rPr>
      </w:pPr>
    </w:p>
    <w:p w14:paraId="531747C8" w14:textId="6A9DEE7E" w:rsidR="00970006" w:rsidRDefault="00970006" w:rsidP="00970006">
      <w:pPr>
        <w:spacing w:after="0"/>
        <w:rPr>
          <w:rFonts w:ascii="Consolas" w:hAnsi="Consolas" w:cs="Consolas"/>
          <w:b/>
          <w:sz w:val="24"/>
          <w:szCs w:val="24"/>
          <w:lang w:val="mn-MN"/>
        </w:rPr>
      </w:pPr>
      <w:r w:rsidRPr="00E35F62">
        <w:rPr>
          <w:rFonts w:ascii="Consolas" w:hAnsi="Consolas" w:cs="Consolas"/>
          <w:b/>
          <w:sz w:val="24"/>
          <w:szCs w:val="24"/>
          <w:lang w:val="mn-MN"/>
        </w:rPr>
        <w:t xml:space="preserve">Index.php </w:t>
      </w:r>
    </w:p>
    <w:p w14:paraId="263A7F80" w14:textId="4D22F6E5" w:rsidR="00781FDD" w:rsidRDefault="00781FDD" w:rsidP="00781FDD">
      <w:pPr>
        <w:spacing w:after="0"/>
        <w:rPr>
          <w:rFonts w:ascii="Consolas" w:hAnsi="Consolas" w:cs="Consolas"/>
          <w:b/>
          <w:sz w:val="24"/>
          <w:szCs w:val="24"/>
        </w:rPr>
      </w:pPr>
      <w:proofErr w:type="spellStart"/>
      <w:r w:rsidRPr="00781FDD">
        <w:rPr>
          <w:rFonts w:ascii="Consolas" w:hAnsi="Consolas" w:cs="Consolas"/>
          <w:b/>
          <w:sz w:val="24"/>
          <w:szCs w:val="24"/>
        </w:rPr>
        <w:t>мэдээ</w:t>
      </w:r>
      <w:proofErr w:type="spellEnd"/>
      <w:r w:rsidRPr="00781FDD">
        <w:rPr>
          <w:rFonts w:ascii="Consolas" w:hAnsi="Consolas" w:cs="Consolas"/>
          <w:b/>
          <w:sz w:val="24"/>
          <w:szCs w:val="24"/>
        </w:rPr>
        <w:t xml:space="preserve"> </w:t>
      </w:r>
      <w:proofErr w:type="spellStart"/>
      <w:r w:rsidRPr="00781FDD">
        <w:rPr>
          <w:rFonts w:ascii="Consolas" w:hAnsi="Consolas" w:cs="Consolas"/>
          <w:b/>
          <w:sz w:val="24"/>
          <w:szCs w:val="24"/>
        </w:rPr>
        <w:t>мэдээллийн</w:t>
      </w:r>
      <w:proofErr w:type="spellEnd"/>
      <w:r w:rsidRPr="00781FDD">
        <w:rPr>
          <w:rFonts w:ascii="Consolas" w:hAnsi="Consolas" w:cs="Consolas"/>
          <w:b/>
          <w:sz w:val="24"/>
          <w:szCs w:val="24"/>
        </w:rPr>
        <w:t xml:space="preserve"> </w:t>
      </w:r>
      <w:proofErr w:type="spellStart"/>
      <w:r w:rsidRPr="00781FDD">
        <w:rPr>
          <w:rFonts w:ascii="Consolas" w:hAnsi="Consolas" w:cs="Consolas"/>
          <w:b/>
          <w:sz w:val="24"/>
          <w:szCs w:val="24"/>
        </w:rPr>
        <w:t>доор</w:t>
      </w:r>
      <w:proofErr w:type="spellEnd"/>
      <w:r w:rsidRPr="00781FDD">
        <w:rPr>
          <w:rFonts w:ascii="Consolas" w:hAnsi="Consolas" w:cs="Consolas"/>
          <w:b/>
          <w:sz w:val="24"/>
          <w:szCs w:val="24"/>
        </w:rPr>
        <w:t xml:space="preserve"> </w:t>
      </w:r>
      <w:proofErr w:type="spellStart"/>
      <w:r w:rsidRPr="00781FDD">
        <w:rPr>
          <w:rFonts w:ascii="Consolas" w:hAnsi="Consolas" w:cs="Consolas"/>
          <w:b/>
          <w:sz w:val="24"/>
          <w:szCs w:val="24"/>
        </w:rPr>
        <w:t>орж</w:t>
      </w:r>
      <w:proofErr w:type="spellEnd"/>
      <w:r w:rsidRPr="00781FDD">
        <w:rPr>
          <w:rFonts w:ascii="Consolas" w:hAnsi="Consolas" w:cs="Consolas"/>
          <w:b/>
          <w:sz w:val="24"/>
          <w:szCs w:val="24"/>
        </w:rPr>
        <w:t xml:space="preserve"> </w:t>
      </w:r>
      <w:proofErr w:type="spellStart"/>
      <w:r w:rsidRPr="00781FDD">
        <w:rPr>
          <w:rFonts w:ascii="Consolas" w:hAnsi="Consolas" w:cs="Consolas"/>
          <w:b/>
          <w:sz w:val="24"/>
          <w:szCs w:val="24"/>
        </w:rPr>
        <w:t>ирж</w:t>
      </w:r>
      <w:proofErr w:type="spellEnd"/>
      <w:r w:rsidRPr="00781FDD">
        <w:rPr>
          <w:rFonts w:ascii="Consolas" w:hAnsi="Consolas" w:cs="Consolas"/>
          <w:b/>
          <w:sz w:val="24"/>
          <w:szCs w:val="24"/>
        </w:rPr>
        <w:t xml:space="preserve"> </w:t>
      </w:r>
      <w:proofErr w:type="spellStart"/>
      <w:r w:rsidRPr="00781FDD">
        <w:rPr>
          <w:rFonts w:ascii="Consolas" w:hAnsi="Consolas" w:cs="Consolas"/>
          <w:b/>
          <w:sz w:val="24"/>
          <w:szCs w:val="24"/>
        </w:rPr>
        <w:t>байгаа</w:t>
      </w:r>
      <w:proofErr w:type="spellEnd"/>
      <w:r w:rsidRPr="00781FDD">
        <w:rPr>
          <w:rFonts w:ascii="Consolas" w:hAnsi="Consolas" w:cs="Consolas"/>
          <w:b/>
          <w:sz w:val="24"/>
          <w:szCs w:val="24"/>
        </w:rPr>
        <w:t xml:space="preserve"> 4 </w:t>
      </w:r>
      <w:proofErr w:type="spellStart"/>
      <w:r w:rsidRPr="00781FDD">
        <w:rPr>
          <w:rFonts w:ascii="Consolas" w:hAnsi="Consolas" w:cs="Consolas"/>
          <w:b/>
          <w:sz w:val="24"/>
          <w:szCs w:val="24"/>
        </w:rPr>
        <w:t>хэсэгээр</w:t>
      </w:r>
      <w:proofErr w:type="spellEnd"/>
      <w:r w:rsidRPr="00781FDD">
        <w:rPr>
          <w:rFonts w:ascii="Consolas" w:hAnsi="Consolas" w:cs="Consolas"/>
          <w:b/>
          <w:sz w:val="24"/>
          <w:szCs w:val="24"/>
        </w:rPr>
        <w:t xml:space="preserve"> </w:t>
      </w:r>
      <w:proofErr w:type="spellStart"/>
      <w:r w:rsidRPr="00781FDD">
        <w:rPr>
          <w:rFonts w:ascii="Consolas" w:hAnsi="Consolas" w:cs="Consolas"/>
          <w:b/>
          <w:sz w:val="24"/>
          <w:szCs w:val="24"/>
        </w:rPr>
        <w:t>ээлчилж</w:t>
      </w:r>
      <w:proofErr w:type="spellEnd"/>
      <w:r w:rsidRPr="00781FDD">
        <w:rPr>
          <w:rFonts w:ascii="Consolas" w:hAnsi="Consolas" w:cs="Consolas"/>
          <w:b/>
          <w:sz w:val="24"/>
          <w:szCs w:val="24"/>
        </w:rPr>
        <w:t xml:space="preserve"> </w:t>
      </w:r>
      <w:proofErr w:type="spellStart"/>
      <w:r w:rsidRPr="00781FDD">
        <w:rPr>
          <w:rFonts w:ascii="Consolas" w:hAnsi="Consolas" w:cs="Consolas"/>
          <w:b/>
          <w:sz w:val="24"/>
          <w:szCs w:val="24"/>
        </w:rPr>
        <w:t>гарч</w:t>
      </w:r>
      <w:proofErr w:type="spellEnd"/>
      <w:r w:rsidRPr="00781FDD">
        <w:rPr>
          <w:rFonts w:ascii="Consolas" w:hAnsi="Consolas" w:cs="Consolas"/>
          <w:b/>
          <w:sz w:val="24"/>
          <w:szCs w:val="24"/>
        </w:rPr>
        <w:t xml:space="preserve"> </w:t>
      </w:r>
      <w:proofErr w:type="spellStart"/>
      <w:r w:rsidRPr="00781FDD">
        <w:rPr>
          <w:rFonts w:ascii="Consolas" w:hAnsi="Consolas" w:cs="Consolas"/>
          <w:b/>
          <w:sz w:val="24"/>
          <w:szCs w:val="24"/>
        </w:rPr>
        <w:t>байгаа</w:t>
      </w:r>
      <w:proofErr w:type="spellEnd"/>
      <w:r w:rsidRPr="00781FDD">
        <w:rPr>
          <w:rFonts w:ascii="Consolas" w:hAnsi="Consolas" w:cs="Consolas"/>
          <w:b/>
          <w:sz w:val="24"/>
          <w:szCs w:val="24"/>
        </w:rPr>
        <w:t xml:space="preserve"> post </w:t>
      </w:r>
      <w:proofErr w:type="spellStart"/>
      <w:r w:rsidRPr="00781FDD">
        <w:rPr>
          <w:rFonts w:ascii="Consolas" w:hAnsi="Consolas" w:cs="Consolas"/>
          <w:b/>
          <w:sz w:val="24"/>
          <w:szCs w:val="24"/>
        </w:rPr>
        <w:t>буюу</w:t>
      </w:r>
      <w:proofErr w:type="spellEnd"/>
      <w:r w:rsidRPr="00781FDD">
        <w:rPr>
          <w:rFonts w:ascii="Consolas" w:hAnsi="Consolas" w:cs="Consolas"/>
          <w:b/>
          <w:sz w:val="24"/>
          <w:szCs w:val="24"/>
        </w:rPr>
        <w:t xml:space="preserve"> </w:t>
      </w:r>
      <w:proofErr w:type="spellStart"/>
      <w:r w:rsidRPr="00781FDD">
        <w:rPr>
          <w:rFonts w:ascii="Consolas" w:hAnsi="Consolas" w:cs="Consolas"/>
          <w:b/>
          <w:sz w:val="24"/>
          <w:szCs w:val="24"/>
        </w:rPr>
        <w:t>мэдээнүүдийн</w:t>
      </w:r>
      <w:proofErr w:type="spellEnd"/>
      <w:r w:rsidRPr="00781FDD">
        <w:rPr>
          <w:rFonts w:ascii="Consolas" w:hAnsi="Consolas" w:cs="Consolas"/>
          <w:b/>
          <w:sz w:val="24"/>
          <w:szCs w:val="24"/>
        </w:rPr>
        <w:t xml:space="preserve"> </w:t>
      </w:r>
      <w:proofErr w:type="spellStart"/>
      <w:r w:rsidRPr="00781FDD">
        <w:rPr>
          <w:rFonts w:ascii="Consolas" w:hAnsi="Consolas" w:cs="Consolas"/>
          <w:b/>
          <w:sz w:val="24"/>
          <w:szCs w:val="24"/>
        </w:rPr>
        <w:t>хэсэг</w:t>
      </w:r>
      <w:proofErr w:type="spellEnd"/>
      <w:r w:rsidRPr="00781FDD">
        <w:rPr>
          <w:rFonts w:ascii="Consolas" w:hAnsi="Consolas" w:cs="Consolas"/>
          <w:b/>
          <w:sz w:val="24"/>
          <w:szCs w:val="24"/>
        </w:rPr>
        <w:t xml:space="preserve">  </w:t>
      </w:r>
    </w:p>
    <w:p w14:paraId="25F4BB76" w14:textId="77777777" w:rsidR="00781FDD" w:rsidRDefault="00781FDD" w:rsidP="00970006">
      <w:pPr>
        <w:spacing w:after="0"/>
        <w:rPr>
          <w:rFonts w:ascii="Consolas" w:hAnsi="Consolas" w:cs="Consolas"/>
          <w:b/>
          <w:sz w:val="24"/>
          <w:szCs w:val="24"/>
        </w:rPr>
      </w:pPr>
    </w:p>
    <w:p w14:paraId="3F29A5F6" w14:textId="7730CD22" w:rsidR="00970006" w:rsidRPr="00E35F62" w:rsidRDefault="00970006" w:rsidP="00970006">
      <w:pPr>
        <w:spacing w:after="0"/>
        <w:rPr>
          <w:rFonts w:ascii="Consolas" w:hAnsi="Consolas" w:cs="Consolas"/>
          <w:color w:val="000000" w:themeColor="text1"/>
          <w:sz w:val="24"/>
          <w:szCs w:val="24"/>
          <w:lang w:val="mn-MN"/>
        </w:rPr>
      </w:pPr>
      <w:r w:rsidRPr="00E35F62">
        <w:rPr>
          <w:rFonts w:ascii="Consolas" w:hAnsi="Consolas" w:cs="Consolas"/>
          <w:color w:val="000000" w:themeColor="text1"/>
          <w:sz w:val="24"/>
          <w:szCs w:val="24"/>
          <w:lang w:val="mn-MN"/>
        </w:rPr>
        <w:t>&lt;?php get_header(); ?&gt;</w:t>
      </w:r>
    </w:p>
    <w:p w14:paraId="3BD0B432" w14:textId="77777777" w:rsidR="00970006" w:rsidRPr="00E35F62" w:rsidRDefault="00970006"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&lt;div class="news"&gt;</w:t>
      </w:r>
    </w:p>
    <w:p w14:paraId="509DB63C" w14:textId="77777777" w:rsidR="00970006" w:rsidRPr="00E35F62" w:rsidRDefault="00970006"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&lt;div class="container"&gt;</w:t>
      </w:r>
    </w:p>
    <w:p w14:paraId="4D64EDFE" w14:textId="77777777" w:rsidR="00970006" w:rsidRPr="00E35F62" w:rsidRDefault="00970006"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&lt;h2 class="title"&gt;Мэдээ мэдэээлэл&lt;/h2&gt;</w:t>
      </w:r>
    </w:p>
    <w:p w14:paraId="340B0D14" w14:textId="77777777" w:rsidR="00970006" w:rsidRPr="00E35F62" w:rsidRDefault="00970006"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&lt;div class="divider"&gt;&lt;/div&gt;</w:t>
      </w:r>
    </w:p>
    <w:p w14:paraId="27019002" w14:textId="77777777" w:rsidR="00970006" w:rsidRPr="00E35F62" w:rsidRDefault="00970006"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&lt;div class="row"&gt;</w:t>
      </w:r>
    </w:p>
    <w:p w14:paraId="01FE6B1B" w14:textId="77777777" w:rsidR="00CE22CF" w:rsidRPr="00E35F62" w:rsidRDefault="00CE22CF" w:rsidP="00CE22CF">
      <w:pPr>
        <w:spacing w:after="0"/>
        <w:rPr>
          <w:rFonts w:ascii="Consolas" w:hAnsi="Consolas" w:cs="Consolas"/>
          <w:b/>
          <w:sz w:val="24"/>
          <w:szCs w:val="24"/>
          <w:lang w:val="mn-MN"/>
        </w:rPr>
      </w:pPr>
      <w:r w:rsidRPr="00E35F62">
        <w:rPr>
          <w:rFonts w:ascii="Consolas" w:hAnsi="Consolas" w:cs="Consolas"/>
          <w:b/>
          <w:sz w:val="24"/>
          <w:szCs w:val="24"/>
          <w:lang w:val="mn-MN"/>
        </w:rPr>
        <w:t xml:space="preserve">       </w:t>
      </w:r>
      <w:r w:rsidR="00582262" w:rsidRPr="00E35F62">
        <w:rPr>
          <w:rFonts w:ascii="Consolas" w:hAnsi="Consolas" w:cs="Consolas"/>
          <w:b/>
          <w:sz w:val="24"/>
          <w:szCs w:val="24"/>
          <w:lang w:val="mn-MN"/>
        </w:rPr>
        <w:tab/>
      </w:r>
      <w:r w:rsidR="00582262" w:rsidRPr="00E35F62">
        <w:rPr>
          <w:rFonts w:ascii="Consolas" w:hAnsi="Consolas" w:cs="Consolas"/>
          <w:b/>
          <w:sz w:val="24"/>
          <w:szCs w:val="24"/>
          <w:lang w:val="mn-MN"/>
        </w:rPr>
        <w:tab/>
      </w:r>
      <w:r w:rsidRPr="00E35F62">
        <w:rPr>
          <w:rFonts w:ascii="Consolas" w:hAnsi="Consolas" w:cs="Consolas"/>
          <w:b/>
          <w:sz w:val="24"/>
          <w:szCs w:val="24"/>
          <w:lang w:val="mn-MN"/>
        </w:rPr>
        <w:t>// Давталт эхлэх</w:t>
      </w:r>
    </w:p>
    <w:p w14:paraId="185F9E23" w14:textId="77777777" w:rsidR="00970006" w:rsidRPr="00E35F62" w:rsidRDefault="00970006" w:rsidP="00970006">
      <w:pPr>
        <w:spacing w:after="0"/>
        <w:ind w:left="1440" w:firstLine="72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&lt;?php </w:t>
      </w:r>
    </w:p>
    <w:p w14:paraId="27426874" w14:textId="77777777" w:rsidR="00970006" w:rsidRPr="00E35F62" w:rsidRDefault="00970006"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     </w:t>
      </w:r>
      <w:r w:rsidRPr="00E35F62">
        <w:rPr>
          <w:rFonts w:ascii="Consolas" w:hAnsi="Consolas" w:cs="Consolas"/>
          <w:color w:val="C00000"/>
          <w:sz w:val="24"/>
          <w:szCs w:val="24"/>
          <w:lang w:val="mn-MN"/>
        </w:rPr>
        <w:tab/>
      </w:r>
      <w:r w:rsidRPr="00E35F62">
        <w:rPr>
          <w:rFonts w:ascii="Consolas" w:hAnsi="Consolas" w:cs="Consolas"/>
          <w:color w:val="C00000"/>
          <w:sz w:val="24"/>
          <w:szCs w:val="24"/>
          <w:lang w:val="mn-MN"/>
        </w:rPr>
        <w:tab/>
      </w:r>
      <w:r w:rsidRPr="00E35F62">
        <w:rPr>
          <w:rFonts w:ascii="Consolas" w:hAnsi="Consolas" w:cs="Consolas"/>
          <w:color w:val="C00000"/>
          <w:sz w:val="24"/>
          <w:szCs w:val="24"/>
          <w:lang w:val="mn-MN"/>
        </w:rPr>
        <w:tab/>
      </w:r>
      <w:r w:rsidRPr="00E35F62">
        <w:rPr>
          <w:rFonts w:ascii="Consolas" w:hAnsi="Consolas" w:cs="Consolas"/>
          <w:color w:val="C00000"/>
          <w:sz w:val="24"/>
          <w:szCs w:val="24"/>
          <w:lang w:val="mn-MN"/>
        </w:rPr>
        <w:tab/>
        <w:t>query_posts('cat=3&amp;posts_per_page=4&amp;offset=0');</w:t>
      </w:r>
    </w:p>
    <w:p w14:paraId="39ADFC6A" w14:textId="77777777" w:rsidR="00970006" w:rsidRPr="00E35F62" w:rsidRDefault="00970006"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     </w:t>
      </w:r>
      <w:r w:rsidRPr="00E35F62">
        <w:rPr>
          <w:rFonts w:ascii="Consolas" w:hAnsi="Consolas" w:cs="Consolas"/>
          <w:color w:val="C00000"/>
          <w:sz w:val="24"/>
          <w:szCs w:val="24"/>
          <w:lang w:val="mn-MN"/>
        </w:rPr>
        <w:tab/>
      </w:r>
      <w:r w:rsidRPr="00E35F62">
        <w:rPr>
          <w:rFonts w:ascii="Consolas" w:hAnsi="Consolas" w:cs="Consolas"/>
          <w:color w:val="C00000"/>
          <w:sz w:val="24"/>
          <w:szCs w:val="24"/>
          <w:lang w:val="mn-MN"/>
        </w:rPr>
        <w:tab/>
      </w:r>
      <w:r w:rsidRPr="00E35F62">
        <w:rPr>
          <w:rFonts w:ascii="Consolas" w:hAnsi="Consolas" w:cs="Consolas"/>
          <w:color w:val="C00000"/>
          <w:sz w:val="24"/>
          <w:szCs w:val="24"/>
          <w:lang w:val="mn-MN"/>
        </w:rPr>
        <w:tab/>
      </w:r>
      <w:r w:rsidRPr="00E35F62">
        <w:rPr>
          <w:rFonts w:ascii="Consolas" w:hAnsi="Consolas" w:cs="Consolas"/>
          <w:color w:val="C00000"/>
          <w:sz w:val="24"/>
          <w:szCs w:val="24"/>
          <w:lang w:val="mn-MN"/>
        </w:rPr>
        <w:tab/>
        <w:t>if (have_posts()) :</w:t>
      </w:r>
    </w:p>
    <w:p w14:paraId="62B932EA" w14:textId="77777777" w:rsidR="00970006" w:rsidRPr="00E35F62" w:rsidRDefault="00970006"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    </w:t>
      </w:r>
      <w:r w:rsidRPr="00E35F62">
        <w:rPr>
          <w:rFonts w:ascii="Consolas" w:hAnsi="Consolas" w:cs="Consolas"/>
          <w:color w:val="C00000"/>
          <w:sz w:val="24"/>
          <w:szCs w:val="24"/>
          <w:lang w:val="mn-MN"/>
        </w:rPr>
        <w:tab/>
      </w:r>
      <w:r w:rsidRPr="00E35F62">
        <w:rPr>
          <w:rFonts w:ascii="Consolas" w:hAnsi="Consolas" w:cs="Consolas"/>
          <w:color w:val="C00000"/>
          <w:sz w:val="24"/>
          <w:szCs w:val="24"/>
          <w:lang w:val="mn-MN"/>
        </w:rPr>
        <w:tab/>
      </w:r>
      <w:r w:rsidRPr="00E35F62">
        <w:rPr>
          <w:rFonts w:ascii="Consolas" w:hAnsi="Consolas" w:cs="Consolas"/>
          <w:color w:val="C00000"/>
          <w:sz w:val="24"/>
          <w:szCs w:val="24"/>
          <w:lang w:val="mn-MN"/>
        </w:rPr>
        <w:tab/>
      </w:r>
      <w:r w:rsidRPr="00E35F62">
        <w:rPr>
          <w:rFonts w:ascii="Consolas" w:hAnsi="Consolas" w:cs="Consolas"/>
          <w:color w:val="C00000"/>
          <w:sz w:val="24"/>
          <w:szCs w:val="24"/>
          <w:lang w:val="mn-MN"/>
        </w:rPr>
        <w:tab/>
        <w:t>while (have_posts()) : the_post();</w:t>
      </w:r>
    </w:p>
    <w:p w14:paraId="75E334FD" w14:textId="77777777" w:rsidR="00970006" w:rsidRPr="00E35F62" w:rsidRDefault="00970006"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        </w:t>
      </w:r>
      <w:r w:rsidRPr="00E35F62">
        <w:rPr>
          <w:rFonts w:ascii="Consolas" w:hAnsi="Consolas" w:cs="Consolas"/>
          <w:color w:val="C00000"/>
          <w:sz w:val="24"/>
          <w:szCs w:val="24"/>
          <w:lang w:val="mn-MN"/>
        </w:rPr>
        <w:tab/>
      </w:r>
      <w:r w:rsidRPr="00E35F62">
        <w:rPr>
          <w:rFonts w:ascii="Consolas" w:hAnsi="Consolas" w:cs="Consolas"/>
          <w:color w:val="C00000"/>
          <w:sz w:val="24"/>
          <w:szCs w:val="24"/>
          <w:lang w:val="mn-MN"/>
        </w:rPr>
        <w:tab/>
        <w:t>?&gt;</w:t>
      </w:r>
    </w:p>
    <w:p w14:paraId="2874C306" w14:textId="77777777" w:rsidR="00970006" w:rsidRPr="00E35F62" w:rsidRDefault="00970006"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&lt;div class="col-md-3 col-sm-3"&gt;</w:t>
      </w:r>
    </w:p>
    <w:p w14:paraId="226A936D" w14:textId="77777777" w:rsidR="00970006" w:rsidRPr="00E35F62" w:rsidRDefault="00970006"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&lt;div class="n1"&gt;</w:t>
      </w:r>
    </w:p>
    <w:p w14:paraId="6DA672B2" w14:textId="77777777" w:rsidR="00970006" w:rsidRPr="00E35F62" w:rsidRDefault="00970006"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&lt;div class="n1-image"&gt;</w:t>
      </w:r>
    </w:p>
    <w:p w14:paraId="258AF60D" w14:textId="77777777" w:rsidR="00582262" w:rsidRPr="00E35F62" w:rsidRDefault="00582262" w:rsidP="00582262">
      <w:pPr>
        <w:spacing w:after="0"/>
        <w:rPr>
          <w:rFonts w:ascii="Consolas" w:hAnsi="Consolas" w:cs="Consolas"/>
          <w:b/>
          <w:sz w:val="24"/>
          <w:szCs w:val="24"/>
          <w:lang w:val="mn-MN"/>
        </w:rPr>
      </w:pPr>
      <w:r w:rsidRPr="00E35F62">
        <w:rPr>
          <w:rFonts w:ascii="Consolas" w:hAnsi="Consolas" w:cs="Consolas"/>
          <w:color w:val="385623" w:themeColor="accent6" w:themeShade="80"/>
          <w:sz w:val="24"/>
          <w:szCs w:val="24"/>
          <w:lang w:val="mn-MN"/>
        </w:rPr>
        <w:tab/>
      </w:r>
      <w:r w:rsidRPr="00E35F62">
        <w:rPr>
          <w:rFonts w:ascii="Consolas" w:hAnsi="Consolas" w:cs="Consolas"/>
          <w:color w:val="385623" w:themeColor="accent6" w:themeShade="80"/>
          <w:sz w:val="24"/>
          <w:szCs w:val="24"/>
          <w:lang w:val="mn-MN"/>
        </w:rPr>
        <w:tab/>
      </w:r>
      <w:r w:rsidRPr="00E35F62">
        <w:rPr>
          <w:rFonts w:ascii="Consolas" w:hAnsi="Consolas" w:cs="Consolas"/>
          <w:color w:val="385623" w:themeColor="accent6" w:themeShade="80"/>
          <w:sz w:val="24"/>
          <w:szCs w:val="24"/>
          <w:lang w:val="mn-MN"/>
        </w:rPr>
        <w:tab/>
      </w:r>
      <w:r w:rsidRPr="00E35F62">
        <w:rPr>
          <w:rFonts w:ascii="Consolas" w:hAnsi="Consolas" w:cs="Consolas"/>
          <w:color w:val="385623" w:themeColor="accent6" w:themeShade="80"/>
          <w:sz w:val="24"/>
          <w:szCs w:val="24"/>
          <w:lang w:val="mn-MN"/>
        </w:rPr>
        <w:tab/>
      </w:r>
      <w:r w:rsidRPr="00E35F62">
        <w:rPr>
          <w:rFonts w:ascii="Consolas" w:hAnsi="Consolas" w:cs="Consolas"/>
          <w:color w:val="385623" w:themeColor="accent6" w:themeShade="80"/>
          <w:sz w:val="24"/>
          <w:szCs w:val="24"/>
          <w:lang w:val="mn-MN"/>
        </w:rPr>
        <w:tab/>
      </w:r>
      <w:r w:rsidR="00CE22CF" w:rsidRPr="00E35F62">
        <w:rPr>
          <w:rFonts w:ascii="Consolas" w:hAnsi="Consolas" w:cs="Consolas"/>
          <w:b/>
          <w:sz w:val="24"/>
          <w:szCs w:val="24"/>
          <w:lang w:val="mn-MN"/>
        </w:rPr>
        <w:t xml:space="preserve">// </w:t>
      </w:r>
      <w:r w:rsidRPr="00E35F62">
        <w:rPr>
          <w:rFonts w:ascii="Consolas" w:hAnsi="Consolas" w:cs="Consolas"/>
          <w:b/>
          <w:sz w:val="24"/>
          <w:szCs w:val="24"/>
          <w:lang w:val="mn-MN"/>
        </w:rPr>
        <w:t>дэлгэрэнгүй линк</w:t>
      </w:r>
    </w:p>
    <w:p w14:paraId="5F0E0D0A" w14:textId="77777777" w:rsidR="00970006" w:rsidRPr="00E35F62" w:rsidRDefault="00970006"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&lt;a href="</w:t>
      </w:r>
      <w:r w:rsidRPr="00E35F62">
        <w:rPr>
          <w:rFonts w:ascii="Consolas" w:hAnsi="Consolas" w:cs="Consolas"/>
          <w:color w:val="C00000"/>
          <w:sz w:val="24"/>
          <w:szCs w:val="24"/>
          <w:lang w:val="mn-MN"/>
        </w:rPr>
        <w:t>&lt;?php the_permalink() ?&gt;</w:t>
      </w:r>
      <w:r w:rsidRPr="00E35F62">
        <w:rPr>
          <w:rFonts w:ascii="Consolas" w:hAnsi="Consolas" w:cs="Consolas"/>
          <w:color w:val="385623" w:themeColor="accent6" w:themeShade="80"/>
          <w:sz w:val="24"/>
          <w:szCs w:val="24"/>
          <w:lang w:val="mn-MN"/>
        </w:rPr>
        <w:t>"&gt;</w:t>
      </w:r>
    </w:p>
    <w:p w14:paraId="39171AF1" w14:textId="77777777" w:rsidR="00970006" w:rsidRPr="00E35F62" w:rsidRDefault="00970006" w:rsidP="00970006">
      <w:pPr>
        <w:spacing w:after="0"/>
        <w:rPr>
          <w:rFonts w:ascii="Consolas" w:hAnsi="Consolas" w:cs="Consolas"/>
          <w:color w:val="C00000"/>
          <w:sz w:val="24"/>
          <w:szCs w:val="24"/>
          <w:lang w:val="mn-MN"/>
        </w:rPr>
      </w:pPr>
      <w:r w:rsidRPr="00E35F62">
        <w:rPr>
          <w:rFonts w:ascii="Consolas" w:hAnsi="Consolas" w:cs="Consolas"/>
          <w:color w:val="385623" w:themeColor="accent6" w:themeShade="80"/>
          <w:sz w:val="24"/>
          <w:szCs w:val="24"/>
          <w:lang w:val="mn-MN"/>
        </w:rPr>
        <w:t xml:space="preserve">                             </w:t>
      </w:r>
      <w:r w:rsidRPr="00E35F62">
        <w:rPr>
          <w:rFonts w:ascii="Consolas" w:hAnsi="Consolas" w:cs="Consolas"/>
          <w:color w:val="C00000"/>
          <w:sz w:val="24"/>
          <w:szCs w:val="24"/>
          <w:lang w:val="mn-MN"/>
        </w:rPr>
        <w:t>&lt;?php</w:t>
      </w:r>
    </w:p>
    <w:p w14:paraId="46714F04" w14:textId="77777777" w:rsidR="00970006" w:rsidRPr="00E35F62" w:rsidRDefault="00970006"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                                $thumb_id = get_post_thumbnail_id();</w:t>
      </w:r>
    </w:p>
    <w:p w14:paraId="03F12087" w14:textId="77777777" w:rsidR="00970006" w:rsidRPr="00E35F62" w:rsidRDefault="00970006"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                                $thumb_url = wp_get_attachment_image_src($thumb_id, 'full', true);</w:t>
      </w:r>
    </w:p>
    <w:p w14:paraId="547986E0" w14:textId="77777777" w:rsidR="00970006" w:rsidRPr="00E35F62" w:rsidRDefault="00970006"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                                ?&gt;</w:t>
      </w:r>
    </w:p>
    <w:p w14:paraId="5538232E" w14:textId="77777777" w:rsidR="00582262" w:rsidRPr="00E35F62" w:rsidRDefault="00582262" w:rsidP="00582262">
      <w:pPr>
        <w:spacing w:after="0"/>
        <w:rPr>
          <w:rFonts w:ascii="Consolas" w:hAnsi="Consolas" w:cs="Consolas"/>
          <w:b/>
          <w:sz w:val="24"/>
          <w:szCs w:val="24"/>
          <w:lang w:val="mn-MN"/>
        </w:rPr>
      </w:pPr>
      <w:r w:rsidRPr="00E35F62">
        <w:rPr>
          <w:rFonts w:ascii="Consolas" w:hAnsi="Consolas" w:cs="Consolas"/>
          <w:color w:val="C00000"/>
          <w:sz w:val="24"/>
          <w:szCs w:val="24"/>
          <w:lang w:val="mn-MN"/>
        </w:rPr>
        <w:tab/>
      </w:r>
      <w:r w:rsidRPr="00E35F62">
        <w:rPr>
          <w:rFonts w:ascii="Consolas" w:hAnsi="Consolas" w:cs="Consolas"/>
          <w:color w:val="C00000"/>
          <w:sz w:val="24"/>
          <w:szCs w:val="24"/>
          <w:lang w:val="mn-MN"/>
        </w:rPr>
        <w:tab/>
      </w:r>
      <w:r w:rsidRPr="00E35F62">
        <w:rPr>
          <w:rFonts w:ascii="Consolas" w:hAnsi="Consolas" w:cs="Consolas"/>
          <w:color w:val="C00000"/>
          <w:sz w:val="24"/>
          <w:szCs w:val="24"/>
          <w:lang w:val="mn-MN"/>
        </w:rPr>
        <w:tab/>
      </w:r>
      <w:r w:rsidRPr="00E35F62">
        <w:rPr>
          <w:rFonts w:ascii="Consolas" w:hAnsi="Consolas" w:cs="Consolas"/>
          <w:color w:val="C00000"/>
          <w:sz w:val="24"/>
          <w:szCs w:val="24"/>
          <w:lang w:val="mn-MN"/>
        </w:rPr>
        <w:tab/>
      </w:r>
      <w:r w:rsidRPr="00E35F62">
        <w:rPr>
          <w:rFonts w:ascii="Consolas" w:hAnsi="Consolas" w:cs="Consolas"/>
          <w:color w:val="C00000"/>
          <w:sz w:val="24"/>
          <w:szCs w:val="24"/>
          <w:lang w:val="mn-MN"/>
        </w:rPr>
        <w:tab/>
      </w:r>
      <w:r w:rsidRPr="00E35F62">
        <w:rPr>
          <w:rFonts w:ascii="Consolas" w:hAnsi="Consolas" w:cs="Consolas"/>
          <w:b/>
          <w:sz w:val="24"/>
          <w:szCs w:val="24"/>
          <w:lang w:val="mn-MN"/>
        </w:rPr>
        <w:tab/>
        <w:t xml:space="preserve">// зурагны url </w:t>
      </w:r>
    </w:p>
    <w:p w14:paraId="65AA7373" w14:textId="77777777" w:rsidR="00970006" w:rsidRPr="00E35F62" w:rsidRDefault="00970006"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&lt;img src="</w:t>
      </w:r>
      <w:r w:rsidRPr="00E35F62">
        <w:rPr>
          <w:rFonts w:ascii="Consolas" w:hAnsi="Consolas" w:cs="Consolas"/>
          <w:color w:val="C00000"/>
          <w:sz w:val="24"/>
          <w:szCs w:val="24"/>
          <w:lang w:val="mn-MN"/>
        </w:rPr>
        <w:t>&lt;?php echo $thumb_url[0] ?&gt;</w:t>
      </w:r>
      <w:r w:rsidRPr="00E35F62">
        <w:rPr>
          <w:rFonts w:ascii="Consolas" w:hAnsi="Consolas" w:cs="Consolas"/>
          <w:color w:val="385623" w:themeColor="accent6" w:themeShade="80"/>
          <w:sz w:val="24"/>
          <w:szCs w:val="24"/>
          <w:lang w:val="mn-MN"/>
        </w:rPr>
        <w:t>"&gt;</w:t>
      </w:r>
    </w:p>
    <w:p w14:paraId="571BF784" w14:textId="77777777" w:rsidR="00970006" w:rsidRPr="00E35F62" w:rsidRDefault="00970006"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&lt;/a&gt;</w:t>
      </w:r>
    </w:p>
    <w:p w14:paraId="66F35CA4" w14:textId="77777777" w:rsidR="00970006" w:rsidRPr="00E35F62" w:rsidRDefault="00970006"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&lt;/div&gt;</w:t>
      </w:r>
    </w:p>
    <w:p w14:paraId="2135E9AE" w14:textId="77777777" w:rsidR="00582262" w:rsidRPr="00E35F62" w:rsidRDefault="00582262" w:rsidP="00582262">
      <w:pPr>
        <w:spacing w:after="0"/>
        <w:rPr>
          <w:rFonts w:ascii="Consolas" w:hAnsi="Consolas" w:cs="Consolas"/>
          <w:sz w:val="24"/>
          <w:szCs w:val="24"/>
          <w:lang w:val="mn-MN"/>
        </w:rPr>
      </w:pPr>
      <w:r w:rsidRPr="00E35F62">
        <w:rPr>
          <w:rFonts w:ascii="Consolas" w:hAnsi="Consolas" w:cs="Consolas"/>
          <w:b/>
          <w:sz w:val="24"/>
          <w:szCs w:val="24"/>
          <w:lang w:val="mn-MN"/>
        </w:rPr>
        <w:t xml:space="preserve">              // дэлгэрэнгүй линк      // мэдээний гарчиг</w:t>
      </w:r>
    </w:p>
    <w:p w14:paraId="2C52737B" w14:textId="77777777" w:rsidR="00970006" w:rsidRPr="00E35F62" w:rsidRDefault="00970006"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&lt;h3&gt;&lt;a href="</w:t>
      </w:r>
      <w:r w:rsidRPr="00E35F62">
        <w:rPr>
          <w:rFonts w:ascii="Consolas" w:hAnsi="Consolas" w:cs="Consolas"/>
          <w:color w:val="C00000"/>
          <w:sz w:val="24"/>
          <w:szCs w:val="24"/>
          <w:lang w:val="mn-MN"/>
        </w:rPr>
        <w:t>&lt;?php the_permalink() ?&gt;</w:t>
      </w:r>
      <w:r w:rsidRPr="00E35F62">
        <w:rPr>
          <w:rFonts w:ascii="Consolas" w:hAnsi="Consolas" w:cs="Consolas"/>
          <w:color w:val="385623" w:themeColor="accent6" w:themeShade="80"/>
          <w:sz w:val="24"/>
          <w:szCs w:val="24"/>
          <w:lang w:val="mn-MN"/>
        </w:rPr>
        <w:t>"&gt;</w:t>
      </w:r>
      <w:r w:rsidRPr="00E35F62">
        <w:rPr>
          <w:rFonts w:ascii="Consolas" w:hAnsi="Consolas" w:cs="Consolas"/>
          <w:color w:val="C00000"/>
          <w:sz w:val="24"/>
          <w:szCs w:val="24"/>
          <w:lang w:val="mn-MN"/>
        </w:rPr>
        <w:t>&lt;?php the_title(); ?&gt;</w:t>
      </w:r>
      <w:r w:rsidRPr="00E35F62">
        <w:rPr>
          <w:rFonts w:ascii="Consolas" w:hAnsi="Consolas" w:cs="Consolas"/>
          <w:color w:val="385623" w:themeColor="accent6" w:themeShade="80"/>
          <w:sz w:val="24"/>
          <w:szCs w:val="24"/>
          <w:lang w:val="mn-MN"/>
        </w:rPr>
        <w:t>&lt;/a&gt;&lt;/h3&gt;</w:t>
      </w:r>
    </w:p>
    <w:p w14:paraId="72250328" w14:textId="77777777" w:rsidR="00582262" w:rsidRPr="00E35F62" w:rsidRDefault="00582262" w:rsidP="00582262">
      <w:pPr>
        <w:spacing w:after="0"/>
        <w:rPr>
          <w:rFonts w:ascii="Consolas" w:hAnsi="Consolas" w:cs="Consolas"/>
          <w:b/>
          <w:color w:val="FF0000"/>
          <w:sz w:val="24"/>
          <w:szCs w:val="24"/>
          <w:lang w:val="mn-MN"/>
        </w:rPr>
      </w:pPr>
      <w:r w:rsidRPr="00E35F62">
        <w:rPr>
          <w:rFonts w:ascii="Consolas" w:hAnsi="Consolas" w:cs="Consolas"/>
          <w:color w:val="385623" w:themeColor="accent6" w:themeShade="80"/>
          <w:sz w:val="24"/>
          <w:szCs w:val="24"/>
          <w:lang w:val="mn-MN"/>
        </w:rPr>
        <w:tab/>
      </w:r>
      <w:r w:rsidRPr="00E35F62">
        <w:rPr>
          <w:rFonts w:ascii="Consolas" w:hAnsi="Consolas" w:cs="Consolas"/>
          <w:color w:val="385623" w:themeColor="accent6" w:themeShade="80"/>
          <w:sz w:val="24"/>
          <w:szCs w:val="24"/>
          <w:lang w:val="mn-MN"/>
        </w:rPr>
        <w:tab/>
      </w:r>
      <w:r w:rsidRPr="00E35F62">
        <w:rPr>
          <w:rFonts w:ascii="Consolas" w:hAnsi="Consolas" w:cs="Consolas"/>
          <w:color w:val="385623" w:themeColor="accent6" w:themeShade="80"/>
          <w:sz w:val="24"/>
          <w:szCs w:val="24"/>
          <w:lang w:val="mn-MN"/>
        </w:rPr>
        <w:tab/>
        <w:t xml:space="preserve">    </w:t>
      </w:r>
      <w:r w:rsidRPr="00E35F62">
        <w:rPr>
          <w:rFonts w:ascii="Consolas" w:hAnsi="Consolas" w:cs="Consolas"/>
          <w:b/>
          <w:sz w:val="24"/>
          <w:szCs w:val="24"/>
          <w:lang w:val="mn-MN"/>
        </w:rPr>
        <w:t xml:space="preserve">// он сар өдөр </w:t>
      </w:r>
    </w:p>
    <w:p w14:paraId="10F70EB2" w14:textId="77777777" w:rsidR="00970006" w:rsidRPr="00E35F62" w:rsidRDefault="00970006"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&lt;div class="date"&gt;</w:t>
      </w:r>
      <w:r w:rsidRPr="00E35F62">
        <w:rPr>
          <w:rFonts w:ascii="Consolas" w:hAnsi="Consolas" w:cs="Consolas"/>
          <w:color w:val="C00000"/>
          <w:sz w:val="24"/>
          <w:szCs w:val="24"/>
          <w:lang w:val="mn-MN"/>
        </w:rPr>
        <w:t>&lt;?php echo get_the_date('Y/m/d H:i');?&gt;</w:t>
      </w:r>
      <w:r w:rsidRPr="00E35F62">
        <w:rPr>
          <w:rFonts w:ascii="Consolas" w:hAnsi="Consolas" w:cs="Consolas"/>
          <w:color w:val="385623" w:themeColor="accent6" w:themeShade="80"/>
          <w:sz w:val="24"/>
          <w:szCs w:val="24"/>
          <w:lang w:val="mn-MN"/>
        </w:rPr>
        <w:t>&lt;/div&gt;</w:t>
      </w:r>
    </w:p>
    <w:p w14:paraId="70FB6B33" w14:textId="77777777" w:rsidR="00970006" w:rsidRPr="00E35F62" w:rsidRDefault="00970006"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&lt;p&gt;</w:t>
      </w:r>
    </w:p>
    <w:p w14:paraId="784C67A1" w14:textId="77777777" w:rsidR="00582262" w:rsidRPr="00E35F62" w:rsidRDefault="00582262" w:rsidP="00582262">
      <w:pPr>
        <w:spacing w:after="0"/>
        <w:rPr>
          <w:rFonts w:ascii="Consolas" w:hAnsi="Consolas" w:cs="Consolas"/>
          <w:b/>
          <w:sz w:val="24"/>
          <w:szCs w:val="24"/>
          <w:lang w:val="mn-MN"/>
        </w:rPr>
      </w:pPr>
      <w:r w:rsidRPr="00E35F62">
        <w:rPr>
          <w:rFonts w:ascii="Consolas" w:hAnsi="Consolas" w:cs="Consolas"/>
          <w:color w:val="385623" w:themeColor="accent6" w:themeShade="80"/>
          <w:sz w:val="24"/>
          <w:szCs w:val="24"/>
          <w:lang w:val="mn-MN"/>
        </w:rPr>
        <w:tab/>
      </w:r>
      <w:r w:rsidRPr="00E35F62">
        <w:rPr>
          <w:rFonts w:ascii="Consolas" w:hAnsi="Consolas" w:cs="Consolas"/>
          <w:color w:val="385623" w:themeColor="accent6" w:themeShade="80"/>
          <w:sz w:val="24"/>
          <w:szCs w:val="24"/>
          <w:lang w:val="mn-MN"/>
        </w:rPr>
        <w:tab/>
      </w:r>
      <w:r w:rsidRPr="00E35F62">
        <w:rPr>
          <w:rFonts w:ascii="Consolas" w:hAnsi="Consolas" w:cs="Consolas"/>
          <w:color w:val="385623" w:themeColor="accent6" w:themeShade="80"/>
          <w:sz w:val="24"/>
          <w:szCs w:val="24"/>
          <w:lang w:val="mn-MN"/>
        </w:rPr>
        <w:tab/>
      </w:r>
      <w:r w:rsidRPr="00E35F62">
        <w:rPr>
          <w:rFonts w:ascii="Consolas" w:hAnsi="Consolas" w:cs="Consolas"/>
          <w:color w:val="385623" w:themeColor="accent6" w:themeShade="80"/>
          <w:sz w:val="24"/>
          <w:szCs w:val="24"/>
          <w:lang w:val="mn-MN"/>
        </w:rPr>
        <w:tab/>
      </w:r>
      <w:r w:rsidRPr="00E35F62">
        <w:rPr>
          <w:rFonts w:ascii="Consolas" w:hAnsi="Consolas" w:cs="Consolas"/>
          <w:b/>
          <w:sz w:val="24"/>
          <w:szCs w:val="24"/>
          <w:lang w:val="mn-MN"/>
        </w:rPr>
        <w:t>// мэдээний текст</w:t>
      </w:r>
    </w:p>
    <w:p w14:paraId="26307F1B" w14:textId="77777777" w:rsidR="00970006" w:rsidRPr="00E35F62" w:rsidRDefault="00970006" w:rsidP="00970006">
      <w:pPr>
        <w:spacing w:after="0"/>
        <w:rPr>
          <w:rFonts w:ascii="Consolas" w:hAnsi="Consolas" w:cs="Consolas"/>
          <w:color w:val="C00000"/>
          <w:sz w:val="24"/>
          <w:szCs w:val="24"/>
          <w:lang w:val="mn-MN"/>
        </w:rPr>
      </w:pPr>
      <w:r w:rsidRPr="00E35F62">
        <w:rPr>
          <w:rFonts w:ascii="Consolas" w:hAnsi="Consolas" w:cs="Consolas"/>
          <w:color w:val="385623" w:themeColor="accent6" w:themeShade="80"/>
          <w:sz w:val="24"/>
          <w:szCs w:val="24"/>
          <w:lang w:val="mn-MN"/>
        </w:rPr>
        <w:t xml:space="preserve">                          </w:t>
      </w:r>
      <w:r w:rsidRPr="00E35F62">
        <w:rPr>
          <w:rFonts w:ascii="Consolas" w:hAnsi="Consolas" w:cs="Consolas"/>
          <w:color w:val="C00000"/>
          <w:sz w:val="24"/>
          <w:szCs w:val="24"/>
          <w:lang w:val="mn-MN"/>
        </w:rPr>
        <w:t xml:space="preserve">&lt;?php </w:t>
      </w:r>
    </w:p>
    <w:p w14:paraId="2D88ECC7" w14:textId="77777777" w:rsidR="00970006" w:rsidRPr="00E35F62" w:rsidRDefault="00970006"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                          $content = get_the_content();</w:t>
      </w:r>
    </w:p>
    <w:p w14:paraId="78F04A15" w14:textId="77777777" w:rsidR="00970006" w:rsidRPr="00E35F62" w:rsidRDefault="00970006"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                          $content = strip_tags($content);</w:t>
      </w:r>
    </w:p>
    <w:p w14:paraId="355705E2" w14:textId="77777777" w:rsidR="00970006" w:rsidRPr="00E35F62" w:rsidRDefault="00970006"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                          echo mb_substr($content, 0, 100). '...';</w:t>
      </w:r>
    </w:p>
    <w:p w14:paraId="66898B7C" w14:textId="77777777" w:rsidR="00970006" w:rsidRPr="00E35F62" w:rsidRDefault="00970006"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                        </w:t>
      </w:r>
      <w:r w:rsidR="003435E1" w:rsidRPr="00E35F62">
        <w:rPr>
          <w:rFonts w:ascii="Consolas" w:hAnsi="Consolas" w:cs="Consolas"/>
          <w:color w:val="C00000"/>
          <w:sz w:val="24"/>
          <w:szCs w:val="24"/>
          <w:lang w:val="mn-MN"/>
        </w:rPr>
        <w:t xml:space="preserve">  </w:t>
      </w:r>
      <w:r w:rsidRPr="00E35F62">
        <w:rPr>
          <w:rFonts w:ascii="Consolas" w:hAnsi="Consolas" w:cs="Consolas"/>
          <w:color w:val="C00000"/>
          <w:sz w:val="24"/>
          <w:szCs w:val="24"/>
          <w:lang w:val="mn-MN"/>
        </w:rPr>
        <w:t>?&gt;</w:t>
      </w:r>
    </w:p>
    <w:p w14:paraId="45B912D3" w14:textId="77777777" w:rsidR="00970006" w:rsidRPr="00E35F62" w:rsidRDefault="00970006"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lastRenderedPageBreak/>
        <w:t xml:space="preserve">                        &lt;/p&gt;</w:t>
      </w:r>
    </w:p>
    <w:p w14:paraId="68140F60" w14:textId="77777777" w:rsidR="00970006" w:rsidRPr="00E35F62" w:rsidRDefault="00970006"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&lt;/div&gt;</w:t>
      </w:r>
    </w:p>
    <w:p w14:paraId="649ED733" w14:textId="77777777" w:rsidR="00970006" w:rsidRPr="00E35F62" w:rsidRDefault="00970006"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&lt;/div&gt;</w:t>
      </w:r>
    </w:p>
    <w:p w14:paraId="3CB2AD00" w14:textId="77777777" w:rsidR="00582262" w:rsidRPr="00E35F62" w:rsidRDefault="00582262" w:rsidP="00582262">
      <w:pPr>
        <w:spacing w:after="0"/>
        <w:rPr>
          <w:rFonts w:ascii="Consolas" w:hAnsi="Consolas" w:cs="Consolas"/>
          <w:b/>
          <w:sz w:val="24"/>
          <w:szCs w:val="24"/>
          <w:lang w:val="mn-MN"/>
        </w:rPr>
      </w:pPr>
      <w:r w:rsidRPr="00E35F62">
        <w:rPr>
          <w:rFonts w:ascii="Consolas" w:hAnsi="Consolas" w:cs="Consolas"/>
          <w:color w:val="385623" w:themeColor="accent6" w:themeShade="80"/>
          <w:sz w:val="24"/>
          <w:szCs w:val="24"/>
          <w:lang w:val="mn-MN"/>
        </w:rPr>
        <w:tab/>
      </w:r>
      <w:r w:rsidRPr="00E35F62">
        <w:rPr>
          <w:rFonts w:ascii="Consolas" w:hAnsi="Consolas" w:cs="Consolas"/>
          <w:sz w:val="24"/>
          <w:szCs w:val="24"/>
          <w:lang w:val="mn-MN"/>
        </w:rPr>
        <w:tab/>
      </w:r>
      <w:r w:rsidRPr="00E35F62">
        <w:rPr>
          <w:rFonts w:ascii="Consolas" w:hAnsi="Consolas" w:cs="Consolas"/>
          <w:b/>
          <w:sz w:val="24"/>
          <w:szCs w:val="24"/>
          <w:lang w:val="mn-MN"/>
        </w:rPr>
        <w:t>// Давталт дуусах</w:t>
      </w:r>
    </w:p>
    <w:p w14:paraId="2DA39AF0" w14:textId="77777777" w:rsidR="00970006" w:rsidRPr="00E35F62" w:rsidRDefault="00970006"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            &lt;?php </w:t>
      </w:r>
    </w:p>
    <w:p w14:paraId="787BBD07" w14:textId="77777777" w:rsidR="00970006" w:rsidRPr="00E35F62" w:rsidRDefault="00970006"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            endwhile;</w:t>
      </w:r>
    </w:p>
    <w:p w14:paraId="3E0FBF90" w14:textId="77777777" w:rsidR="00970006" w:rsidRPr="00E35F62" w:rsidRDefault="00970006"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            endif;</w:t>
      </w:r>
    </w:p>
    <w:p w14:paraId="7D34C143" w14:textId="77777777" w:rsidR="00970006" w:rsidRPr="00E35F62" w:rsidRDefault="00970006"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            wp_reset_query();</w:t>
      </w:r>
    </w:p>
    <w:p w14:paraId="6BE73241" w14:textId="10D4177A" w:rsidR="00970006" w:rsidRDefault="00970006"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            ?&gt;  </w:t>
      </w:r>
    </w:p>
    <w:p w14:paraId="339567F5" w14:textId="0A7448A1" w:rsidR="00781FDD" w:rsidRPr="00781FDD" w:rsidRDefault="00781FDD" w:rsidP="00970006">
      <w:pPr>
        <w:spacing w:after="0"/>
        <w:rPr>
          <w:rFonts w:ascii="Consolas" w:hAnsi="Consolas" w:cs="Consolas"/>
          <w:b/>
          <w:bCs/>
          <w:sz w:val="24"/>
          <w:szCs w:val="24"/>
          <w:lang w:val="mn-MN"/>
        </w:rPr>
      </w:pPr>
      <w:r w:rsidRPr="00781FDD">
        <w:rPr>
          <w:rFonts w:ascii="Consolas" w:hAnsi="Consolas" w:cs="Consolas"/>
          <w:b/>
          <w:bCs/>
          <w:sz w:val="24"/>
          <w:szCs w:val="24"/>
          <w:lang w:val="mn-MN"/>
        </w:rPr>
        <w:t xml:space="preserve">Харагдах байдал </w:t>
      </w:r>
    </w:p>
    <w:p w14:paraId="2A130555" w14:textId="36C0543D" w:rsidR="00781FDD" w:rsidRDefault="00781FDD" w:rsidP="00970006">
      <w:pPr>
        <w:spacing w:after="0"/>
        <w:rPr>
          <w:rFonts w:ascii="Consolas" w:hAnsi="Consolas" w:cs="Consolas"/>
          <w:color w:val="C00000"/>
          <w:sz w:val="24"/>
          <w:szCs w:val="24"/>
          <w:lang w:val="mn-MN"/>
        </w:rPr>
      </w:pPr>
    </w:p>
    <w:p w14:paraId="7C1D8D79" w14:textId="6B350509" w:rsidR="00781FDD" w:rsidRPr="00781FDD" w:rsidRDefault="00781FDD" w:rsidP="00970006">
      <w:pPr>
        <w:spacing w:after="0"/>
        <w:rPr>
          <w:rFonts w:ascii="Consolas" w:hAnsi="Consolas" w:cs="Consolas"/>
          <w:color w:val="C00000"/>
          <w:sz w:val="24"/>
          <w:szCs w:val="24"/>
        </w:rPr>
      </w:pPr>
      <w:r>
        <w:rPr>
          <w:rFonts w:ascii="Consolas" w:hAnsi="Consolas" w:cs="Consolas"/>
          <w:noProof/>
          <w:color w:val="C00000"/>
          <w:sz w:val="24"/>
          <w:szCs w:val="24"/>
        </w:rPr>
        <w:drawing>
          <wp:inline distT="0" distB="0" distL="0" distR="0" wp14:anchorId="3E154162" wp14:editId="66306F91">
            <wp:extent cx="6409055" cy="2895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09055" cy="2895600"/>
                    </a:xfrm>
                    <a:prstGeom prst="rect">
                      <a:avLst/>
                    </a:prstGeom>
                    <a:noFill/>
                    <a:ln>
                      <a:noFill/>
                    </a:ln>
                  </pic:spPr>
                </pic:pic>
              </a:graphicData>
            </a:graphic>
          </wp:inline>
        </w:drawing>
      </w:r>
    </w:p>
    <w:p w14:paraId="35B9C4B8" w14:textId="250E109A" w:rsidR="00781FDD" w:rsidRDefault="00781FDD" w:rsidP="00970006">
      <w:pPr>
        <w:spacing w:after="0"/>
        <w:rPr>
          <w:rFonts w:ascii="Consolas" w:hAnsi="Consolas" w:cs="Consolas"/>
          <w:b/>
          <w:bCs/>
          <w:sz w:val="24"/>
          <w:szCs w:val="24"/>
          <w:lang w:val="mn-MN"/>
        </w:rPr>
      </w:pPr>
      <w:r w:rsidRPr="00781FDD">
        <w:rPr>
          <w:rFonts w:ascii="Consolas" w:hAnsi="Consolas" w:cs="Consolas"/>
          <w:b/>
          <w:bCs/>
          <w:color w:val="FF0000"/>
          <w:sz w:val="24"/>
          <w:szCs w:val="24"/>
          <w:lang w:val="mn-MN"/>
        </w:rPr>
        <w:t xml:space="preserve">Мэдээ орж харах үед </w:t>
      </w:r>
    </w:p>
    <w:p w14:paraId="279FA3F0" w14:textId="7DF3C5F1" w:rsidR="00781FDD" w:rsidRPr="00781FDD" w:rsidRDefault="00781FDD" w:rsidP="00970006">
      <w:pPr>
        <w:spacing w:after="0"/>
        <w:rPr>
          <w:rFonts w:ascii="Consolas" w:hAnsi="Consolas" w:cs="Consolas"/>
          <w:b/>
          <w:bCs/>
          <w:sz w:val="24"/>
          <w:szCs w:val="24"/>
        </w:rPr>
      </w:pPr>
      <w:r>
        <w:rPr>
          <w:rFonts w:ascii="Consolas" w:hAnsi="Consolas" w:cs="Consolas"/>
          <w:b/>
          <w:bCs/>
          <w:noProof/>
          <w:sz w:val="24"/>
          <w:szCs w:val="24"/>
        </w:rPr>
        <w:drawing>
          <wp:inline distT="0" distB="0" distL="0" distR="0" wp14:anchorId="45F7E07E" wp14:editId="4872FA29">
            <wp:extent cx="6400800" cy="2853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2853055"/>
                    </a:xfrm>
                    <a:prstGeom prst="rect">
                      <a:avLst/>
                    </a:prstGeom>
                    <a:noFill/>
                    <a:ln>
                      <a:noFill/>
                    </a:ln>
                  </pic:spPr>
                </pic:pic>
              </a:graphicData>
            </a:graphic>
          </wp:inline>
        </w:drawing>
      </w:r>
    </w:p>
    <w:p w14:paraId="0F28A351" w14:textId="77777777" w:rsidR="00781FDD" w:rsidRPr="00781FDD" w:rsidRDefault="00781FDD" w:rsidP="00970006">
      <w:pPr>
        <w:spacing w:after="0"/>
        <w:rPr>
          <w:rFonts w:ascii="Consolas" w:hAnsi="Consolas" w:cs="Consolas"/>
          <w:color w:val="C00000"/>
          <w:sz w:val="24"/>
          <w:szCs w:val="24"/>
          <w:lang w:val="mn-MN"/>
        </w:rPr>
      </w:pPr>
    </w:p>
    <w:p w14:paraId="08E8F133" w14:textId="4CA5722C" w:rsidR="00781FDD" w:rsidRPr="00F16F89" w:rsidRDefault="00F16F89" w:rsidP="00970006">
      <w:pPr>
        <w:spacing w:after="0"/>
        <w:rPr>
          <w:rFonts w:ascii="Consolas" w:hAnsi="Consolas" w:cs="Consolas"/>
          <w:b/>
          <w:bCs/>
          <w:sz w:val="24"/>
          <w:szCs w:val="24"/>
          <w:lang w:val="mn-MN"/>
        </w:rPr>
      </w:pPr>
      <w:r w:rsidRPr="00F16F89">
        <w:rPr>
          <w:rFonts w:ascii="Consolas" w:hAnsi="Consolas" w:cs="Consolas"/>
          <w:b/>
          <w:bCs/>
          <w:sz w:val="24"/>
          <w:szCs w:val="24"/>
          <w:lang w:val="mn-MN"/>
        </w:rPr>
        <w:t xml:space="preserve">Бидний тухай хуудас хийж нүүр хуудсан дээр гарч ирэх </w:t>
      </w:r>
    </w:p>
    <w:p w14:paraId="680DCDC5" w14:textId="32BC9D3D" w:rsidR="00781FDD" w:rsidRPr="00781FDD" w:rsidRDefault="00781FDD" w:rsidP="00970006">
      <w:pPr>
        <w:spacing w:after="0"/>
        <w:rPr>
          <w:rFonts w:ascii="Consolas" w:hAnsi="Consolas" w:cs="Consolas"/>
          <w:color w:val="C00000"/>
          <w:sz w:val="24"/>
          <w:szCs w:val="24"/>
        </w:rPr>
      </w:pPr>
      <w:r>
        <w:rPr>
          <w:rFonts w:ascii="Consolas" w:hAnsi="Consolas" w:cs="Consolas"/>
          <w:color w:val="C00000"/>
          <w:sz w:val="24"/>
          <w:szCs w:val="24"/>
        </w:rPr>
        <w:t>-------------------------------------------------------</w:t>
      </w:r>
    </w:p>
    <w:p w14:paraId="1F7FDED4" w14:textId="77777777" w:rsidR="00582262" w:rsidRPr="00E35F62" w:rsidRDefault="00582262" w:rsidP="00970006">
      <w:pPr>
        <w:spacing w:after="0"/>
        <w:rPr>
          <w:rFonts w:ascii="Consolas" w:hAnsi="Consolas" w:cs="Consolas"/>
          <w:color w:val="C00000"/>
          <w:sz w:val="24"/>
          <w:szCs w:val="24"/>
          <w:lang w:val="mn-MN"/>
        </w:rPr>
      </w:pPr>
      <w:r w:rsidRPr="00E35F62">
        <w:rPr>
          <w:rFonts w:ascii="Consolas" w:hAnsi="Consolas" w:cs="Consolas"/>
          <w:b/>
          <w:sz w:val="24"/>
          <w:szCs w:val="24"/>
          <w:lang w:val="mn-MN"/>
        </w:rPr>
        <w:t>// Давталт эхлэх</w:t>
      </w:r>
    </w:p>
    <w:p w14:paraId="07941E32" w14:textId="77777777" w:rsidR="00970006" w:rsidRPr="00E35F62" w:rsidRDefault="00970006"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&lt;?php </w:t>
      </w:r>
    </w:p>
    <w:p w14:paraId="585719F6" w14:textId="73A78D70" w:rsidR="00970006" w:rsidRPr="00E35F62" w:rsidRDefault="00970006"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lastRenderedPageBreak/>
        <w:t xml:space="preserve"> </w:t>
      </w:r>
      <w:r w:rsidR="003435E1" w:rsidRPr="00E35F62">
        <w:rPr>
          <w:rFonts w:ascii="Consolas" w:hAnsi="Consolas" w:cs="Consolas"/>
          <w:color w:val="C00000"/>
          <w:sz w:val="24"/>
          <w:szCs w:val="24"/>
          <w:lang w:val="mn-MN"/>
        </w:rPr>
        <w:t xml:space="preserve"> </w:t>
      </w:r>
      <w:r w:rsidRPr="00E35F62">
        <w:rPr>
          <w:rFonts w:ascii="Consolas" w:hAnsi="Consolas" w:cs="Consolas"/>
          <w:color w:val="C00000"/>
          <w:sz w:val="24"/>
          <w:szCs w:val="24"/>
          <w:lang w:val="mn-MN"/>
        </w:rPr>
        <w:t>query_posts('page_id=</w:t>
      </w:r>
      <w:r w:rsidR="00F16F89" w:rsidRPr="00F16F89">
        <w:rPr>
          <w:rFonts w:ascii="Consolas" w:hAnsi="Consolas" w:cs="Consolas"/>
          <w:color w:val="C00000"/>
          <w:sz w:val="24"/>
          <w:szCs w:val="24"/>
          <w:highlight w:val="yellow"/>
        </w:rPr>
        <w:t>5</w:t>
      </w:r>
      <w:r w:rsidRPr="00E35F62">
        <w:rPr>
          <w:rFonts w:ascii="Consolas" w:hAnsi="Consolas" w:cs="Consolas"/>
          <w:color w:val="C00000"/>
          <w:sz w:val="24"/>
          <w:szCs w:val="24"/>
          <w:lang w:val="mn-MN"/>
        </w:rPr>
        <w:t>');</w:t>
      </w:r>
      <w:r w:rsidR="00F10224" w:rsidRPr="00E35F62">
        <w:rPr>
          <w:rFonts w:ascii="Consolas" w:hAnsi="Consolas" w:cs="Consolas"/>
          <w:color w:val="C00000"/>
          <w:sz w:val="24"/>
          <w:szCs w:val="24"/>
          <w:lang w:val="mn-MN"/>
        </w:rPr>
        <w:t xml:space="preserve">  </w:t>
      </w:r>
      <w:r w:rsidR="00F10224" w:rsidRPr="00E35F62">
        <w:rPr>
          <w:rFonts w:ascii="Consolas" w:hAnsi="Consolas" w:cs="Consolas"/>
          <w:sz w:val="24"/>
          <w:szCs w:val="24"/>
          <w:lang w:val="mn-MN"/>
        </w:rPr>
        <w:t xml:space="preserve">Page-ны дугаар </w:t>
      </w:r>
    </w:p>
    <w:p w14:paraId="208BDC3E" w14:textId="77777777" w:rsidR="00970006" w:rsidRPr="00E35F62" w:rsidRDefault="00970006"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  if (have_posts()) :</w:t>
      </w:r>
    </w:p>
    <w:p w14:paraId="308D0340" w14:textId="77777777" w:rsidR="00970006" w:rsidRPr="00E35F62" w:rsidRDefault="00970006"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  while (have_posts()) : the_post();</w:t>
      </w:r>
    </w:p>
    <w:p w14:paraId="2CC28817" w14:textId="77777777" w:rsidR="00970006" w:rsidRPr="00E35F62" w:rsidRDefault="00970006"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?&gt;</w:t>
      </w:r>
    </w:p>
    <w:p w14:paraId="3DEBAC07" w14:textId="77777777" w:rsidR="00970006" w:rsidRPr="00E35F62" w:rsidRDefault="00970006" w:rsidP="00970006">
      <w:pPr>
        <w:spacing w:after="0"/>
        <w:rPr>
          <w:rFonts w:ascii="Consolas" w:hAnsi="Consolas" w:cs="Consolas"/>
          <w:color w:val="385623" w:themeColor="accent6" w:themeShade="80"/>
          <w:sz w:val="24"/>
          <w:szCs w:val="24"/>
          <w:lang w:val="mn-MN"/>
        </w:rPr>
      </w:pPr>
    </w:p>
    <w:p w14:paraId="153361EF" w14:textId="77777777" w:rsidR="00970006" w:rsidRPr="00E35F62" w:rsidRDefault="00970006"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&lt;div class="n1-image"&gt;</w:t>
      </w:r>
    </w:p>
    <w:p w14:paraId="6F40DC0C" w14:textId="77777777" w:rsidR="00970006" w:rsidRPr="00E35F62" w:rsidRDefault="00970006"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&lt;h3&gt;&lt;a href="</w:t>
      </w:r>
      <w:r w:rsidRPr="00E35F62">
        <w:rPr>
          <w:rFonts w:ascii="Consolas" w:hAnsi="Consolas" w:cs="Consolas"/>
          <w:color w:val="C00000"/>
          <w:sz w:val="24"/>
          <w:szCs w:val="24"/>
          <w:lang w:val="mn-MN"/>
        </w:rPr>
        <w:t>&lt;?php the_permalink(); ?&gt;</w:t>
      </w:r>
      <w:r w:rsidRPr="00E35F62">
        <w:rPr>
          <w:rFonts w:ascii="Consolas" w:hAnsi="Consolas" w:cs="Consolas"/>
          <w:color w:val="385623" w:themeColor="accent6" w:themeShade="80"/>
          <w:sz w:val="24"/>
          <w:szCs w:val="24"/>
          <w:lang w:val="mn-MN"/>
        </w:rPr>
        <w:t>"&gt;</w:t>
      </w:r>
      <w:r w:rsidRPr="00E35F62">
        <w:rPr>
          <w:rFonts w:ascii="Consolas" w:hAnsi="Consolas" w:cs="Consolas"/>
          <w:color w:val="C00000"/>
          <w:sz w:val="24"/>
          <w:szCs w:val="24"/>
          <w:lang w:val="mn-MN"/>
        </w:rPr>
        <w:t>&lt;?php the_title(); ?&gt;</w:t>
      </w:r>
      <w:r w:rsidRPr="00E35F62">
        <w:rPr>
          <w:rFonts w:ascii="Consolas" w:hAnsi="Consolas" w:cs="Consolas"/>
          <w:color w:val="385623" w:themeColor="accent6" w:themeShade="80"/>
          <w:sz w:val="24"/>
          <w:szCs w:val="24"/>
          <w:lang w:val="mn-MN"/>
        </w:rPr>
        <w:t>&lt;/a&gt;&lt;/h3&gt;</w:t>
      </w:r>
    </w:p>
    <w:p w14:paraId="2646AA7A" w14:textId="77777777" w:rsidR="00970006" w:rsidRPr="00E35F62" w:rsidRDefault="003435E1"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w:t>
      </w:r>
      <w:r w:rsidR="00970006" w:rsidRPr="00E35F62">
        <w:rPr>
          <w:rFonts w:ascii="Consolas" w:hAnsi="Consolas" w:cs="Consolas"/>
          <w:color w:val="385623" w:themeColor="accent6" w:themeShade="80"/>
          <w:sz w:val="24"/>
          <w:szCs w:val="24"/>
          <w:lang w:val="mn-MN"/>
        </w:rPr>
        <w:t>&lt;a href="</w:t>
      </w:r>
      <w:r w:rsidR="00970006" w:rsidRPr="00E35F62">
        <w:rPr>
          <w:rFonts w:ascii="Consolas" w:hAnsi="Consolas" w:cs="Consolas"/>
          <w:color w:val="C00000"/>
          <w:sz w:val="24"/>
          <w:szCs w:val="24"/>
          <w:lang w:val="mn-MN"/>
        </w:rPr>
        <w:t>&lt;?php the_permalink(); ?&gt;</w:t>
      </w:r>
      <w:r w:rsidR="00970006" w:rsidRPr="00E35F62">
        <w:rPr>
          <w:rFonts w:ascii="Consolas" w:hAnsi="Consolas" w:cs="Consolas"/>
          <w:color w:val="385623" w:themeColor="accent6" w:themeShade="80"/>
          <w:sz w:val="24"/>
          <w:szCs w:val="24"/>
          <w:lang w:val="mn-MN"/>
        </w:rPr>
        <w:t>"&gt;</w:t>
      </w:r>
    </w:p>
    <w:p w14:paraId="0006D660" w14:textId="77777777" w:rsidR="00970006" w:rsidRPr="00E35F62" w:rsidRDefault="003435E1"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       </w:t>
      </w:r>
      <w:r w:rsidR="00970006" w:rsidRPr="00E35F62">
        <w:rPr>
          <w:rFonts w:ascii="Consolas" w:hAnsi="Consolas" w:cs="Consolas"/>
          <w:color w:val="C00000"/>
          <w:sz w:val="24"/>
          <w:szCs w:val="24"/>
          <w:lang w:val="mn-MN"/>
        </w:rPr>
        <w:t>&lt;?php</w:t>
      </w:r>
    </w:p>
    <w:p w14:paraId="215AE25D" w14:textId="77777777" w:rsidR="00970006" w:rsidRPr="00E35F62" w:rsidRDefault="003435E1"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         </w:t>
      </w:r>
      <w:r w:rsidR="00970006" w:rsidRPr="00E35F62">
        <w:rPr>
          <w:rFonts w:ascii="Consolas" w:hAnsi="Consolas" w:cs="Consolas"/>
          <w:color w:val="C00000"/>
          <w:sz w:val="24"/>
          <w:szCs w:val="24"/>
          <w:lang w:val="mn-MN"/>
        </w:rPr>
        <w:t>$thumb_id = get_post_thumbnail_id();</w:t>
      </w:r>
    </w:p>
    <w:p w14:paraId="36AADA2F" w14:textId="77777777" w:rsidR="00970006" w:rsidRPr="00E35F62" w:rsidRDefault="003435E1"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         </w:t>
      </w:r>
      <w:r w:rsidR="00970006" w:rsidRPr="00E35F62">
        <w:rPr>
          <w:rFonts w:ascii="Consolas" w:hAnsi="Consolas" w:cs="Consolas"/>
          <w:color w:val="C00000"/>
          <w:sz w:val="24"/>
          <w:szCs w:val="24"/>
          <w:lang w:val="mn-MN"/>
        </w:rPr>
        <w:t>$thumb_url = wp_get_attachment_image_src($thumb_id, 'full', true);</w:t>
      </w:r>
    </w:p>
    <w:p w14:paraId="538120BA" w14:textId="77777777" w:rsidR="00970006" w:rsidRPr="00E35F62" w:rsidRDefault="003435E1"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       </w:t>
      </w:r>
      <w:r w:rsidR="00970006" w:rsidRPr="00E35F62">
        <w:rPr>
          <w:rFonts w:ascii="Consolas" w:hAnsi="Consolas" w:cs="Consolas"/>
          <w:color w:val="C00000"/>
          <w:sz w:val="24"/>
          <w:szCs w:val="24"/>
          <w:lang w:val="mn-MN"/>
        </w:rPr>
        <w:t>?&gt;</w:t>
      </w:r>
    </w:p>
    <w:p w14:paraId="1BD16FBE" w14:textId="77777777" w:rsidR="00970006" w:rsidRPr="00E35F62" w:rsidRDefault="003435E1"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w:t>
      </w:r>
      <w:r w:rsidR="00970006" w:rsidRPr="00E35F62">
        <w:rPr>
          <w:rFonts w:ascii="Consolas" w:hAnsi="Consolas" w:cs="Consolas"/>
          <w:color w:val="385623" w:themeColor="accent6" w:themeShade="80"/>
          <w:sz w:val="24"/>
          <w:szCs w:val="24"/>
          <w:lang w:val="mn-MN"/>
        </w:rPr>
        <w:t>&lt;img src="</w:t>
      </w:r>
      <w:r w:rsidR="00970006" w:rsidRPr="00E35F62">
        <w:rPr>
          <w:rFonts w:ascii="Consolas" w:hAnsi="Consolas" w:cs="Consolas"/>
          <w:color w:val="C00000"/>
          <w:sz w:val="24"/>
          <w:szCs w:val="24"/>
          <w:lang w:val="mn-MN"/>
        </w:rPr>
        <w:t>&lt;?php echo $thumb_url[0] ?&gt;</w:t>
      </w:r>
      <w:r w:rsidR="00970006" w:rsidRPr="00E35F62">
        <w:rPr>
          <w:rFonts w:ascii="Consolas" w:hAnsi="Consolas" w:cs="Consolas"/>
          <w:color w:val="385623" w:themeColor="accent6" w:themeShade="80"/>
          <w:sz w:val="24"/>
          <w:szCs w:val="24"/>
          <w:lang w:val="mn-MN"/>
        </w:rPr>
        <w:t>"&gt;</w:t>
      </w:r>
    </w:p>
    <w:p w14:paraId="4CB87C47" w14:textId="77777777" w:rsidR="00970006" w:rsidRPr="00E35F62" w:rsidRDefault="00970006"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&lt;/a&gt;</w:t>
      </w:r>
    </w:p>
    <w:p w14:paraId="5C8488BB" w14:textId="77777777" w:rsidR="00970006" w:rsidRPr="00E35F62" w:rsidRDefault="00970006"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&lt;/div&gt;                                      </w:t>
      </w:r>
    </w:p>
    <w:p w14:paraId="637E5F13" w14:textId="77777777" w:rsidR="00970006" w:rsidRPr="00E35F62" w:rsidRDefault="00970006" w:rsidP="00970006">
      <w:pPr>
        <w:spacing w:after="0"/>
        <w:rPr>
          <w:rFonts w:ascii="Consolas" w:hAnsi="Consolas" w:cs="Consolas"/>
          <w:color w:val="C00000"/>
          <w:sz w:val="24"/>
          <w:szCs w:val="24"/>
          <w:lang w:val="mn-MN"/>
        </w:rPr>
      </w:pPr>
      <w:r w:rsidRPr="00E35F62">
        <w:rPr>
          <w:rFonts w:ascii="Consolas" w:hAnsi="Consolas" w:cs="Consolas"/>
          <w:color w:val="385623" w:themeColor="accent6" w:themeShade="80"/>
          <w:sz w:val="24"/>
          <w:szCs w:val="24"/>
          <w:lang w:val="mn-MN"/>
        </w:rPr>
        <w:t xml:space="preserve">                       </w:t>
      </w:r>
      <w:r w:rsidRPr="00E35F62">
        <w:rPr>
          <w:rFonts w:ascii="Consolas" w:hAnsi="Consolas" w:cs="Consolas"/>
          <w:color w:val="C00000"/>
          <w:sz w:val="24"/>
          <w:szCs w:val="24"/>
          <w:lang w:val="mn-MN"/>
        </w:rPr>
        <w:t xml:space="preserve"> &lt;p&gt;</w:t>
      </w:r>
    </w:p>
    <w:p w14:paraId="02124063" w14:textId="77777777" w:rsidR="00970006" w:rsidRPr="00E35F62" w:rsidRDefault="00970006"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                          &lt;?php </w:t>
      </w:r>
    </w:p>
    <w:p w14:paraId="113CB956" w14:textId="77777777" w:rsidR="00970006" w:rsidRPr="00E35F62" w:rsidRDefault="00970006"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                          $content = get_the_content();</w:t>
      </w:r>
    </w:p>
    <w:p w14:paraId="619EC187" w14:textId="77777777" w:rsidR="00970006" w:rsidRPr="00E35F62" w:rsidRDefault="00970006"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                          $content = strip_tags($content);</w:t>
      </w:r>
    </w:p>
    <w:p w14:paraId="22734C1C" w14:textId="77777777" w:rsidR="00970006" w:rsidRPr="00E35F62" w:rsidRDefault="00970006"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                          echo mb_substr($content, 0, 300). '...';</w:t>
      </w:r>
    </w:p>
    <w:p w14:paraId="3C3B8F83" w14:textId="77777777" w:rsidR="00970006" w:rsidRPr="00E35F62" w:rsidRDefault="00970006"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                        ?&gt;</w:t>
      </w:r>
    </w:p>
    <w:p w14:paraId="53FD570D" w14:textId="77777777" w:rsidR="00970006" w:rsidRPr="00E35F62" w:rsidRDefault="00970006"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&lt;/p&gt;</w:t>
      </w:r>
    </w:p>
    <w:p w14:paraId="39016BFC" w14:textId="77777777" w:rsidR="00970006" w:rsidRPr="00E35F62" w:rsidRDefault="003435E1" w:rsidP="003435E1">
      <w:pPr>
        <w:spacing w:after="0"/>
        <w:rPr>
          <w:rFonts w:ascii="Consolas" w:hAnsi="Consolas" w:cs="Consolas"/>
          <w:color w:val="C00000"/>
          <w:sz w:val="24"/>
          <w:szCs w:val="24"/>
          <w:lang w:val="mn-MN"/>
        </w:rPr>
      </w:pPr>
      <w:r w:rsidRPr="00E35F62">
        <w:rPr>
          <w:rFonts w:ascii="Consolas" w:hAnsi="Consolas" w:cs="Consolas"/>
          <w:color w:val="385623" w:themeColor="accent6" w:themeShade="80"/>
          <w:sz w:val="24"/>
          <w:szCs w:val="24"/>
          <w:lang w:val="mn-MN"/>
        </w:rPr>
        <w:t xml:space="preserve"> </w:t>
      </w:r>
      <w:r w:rsidRPr="00E35F62">
        <w:rPr>
          <w:rFonts w:ascii="Consolas" w:hAnsi="Consolas" w:cs="Consolas"/>
          <w:color w:val="385623" w:themeColor="accent6" w:themeShade="80"/>
          <w:sz w:val="24"/>
          <w:szCs w:val="24"/>
          <w:lang w:val="mn-MN"/>
        </w:rPr>
        <w:tab/>
        <w:t xml:space="preserve">     </w:t>
      </w:r>
      <w:r w:rsidR="00970006" w:rsidRPr="00E35F62">
        <w:rPr>
          <w:rFonts w:ascii="Consolas" w:hAnsi="Consolas" w:cs="Consolas"/>
          <w:color w:val="C00000"/>
          <w:sz w:val="24"/>
          <w:szCs w:val="24"/>
          <w:lang w:val="mn-MN"/>
        </w:rPr>
        <w:t xml:space="preserve">&lt;?php </w:t>
      </w:r>
    </w:p>
    <w:p w14:paraId="0698695C" w14:textId="77777777" w:rsidR="00970006" w:rsidRPr="00E35F62" w:rsidRDefault="003435E1"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            </w:t>
      </w:r>
      <w:r w:rsidR="00970006" w:rsidRPr="00E35F62">
        <w:rPr>
          <w:rFonts w:ascii="Consolas" w:hAnsi="Consolas" w:cs="Consolas"/>
          <w:color w:val="C00000"/>
          <w:sz w:val="24"/>
          <w:szCs w:val="24"/>
          <w:lang w:val="mn-MN"/>
        </w:rPr>
        <w:t>endwhile;</w:t>
      </w:r>
    </w:p>
    <w:p w14:paraId="200E947D" w14:textId="77777777" w:rsidR="00970006" w:rsidRPr="00E35F62" w:rsidRDefault="00970006"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            endif;</w:t>
      </w:r>
    </w:p>
    <w:p w14:paraId="6A633D60" w14:textId="77777777" w:rsidR="00970006" w:rsidRPr="00E35F62" w:rsidRDefault="00970006"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            wp_reset_query();</w:t>
      </w:r>
    </w:p>
    <w:p w14:paraId="7C366E07" w14:textId="77777777" w:rsidR="00970006" w:rsidRPr="00E35F62" w:rsidRDefault="003435E1"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          </w:t>
      </w:r>
      <w:r w:rsidR="00970006" w:rsidRPr="00E35F62">
        <w:rPr>
          <w:rFonts w:ascii="Consolas" w:hAnsi="Consolas" w:cs="Consolas"/>
          <w:color w:val="C00000"/>
          <w:sz w:val="24"/>
          <w:szCs w:val="24"/>
          <w:lang w:val="mn-MN"/>
        </w:rPr>
        <w:t xml:space="preserve">?&gt;  </w:t>
      </w:r>
    </w:p>
    <w:p w14:paraId="4F2800CC" w14:textId="77777777" w:rsidR="00970006" w:rsidRPr="00E35F62" w:rsidRDefault="00970006"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&lt;/div&gt;</w:t>
      </w:r>
    </w:p>
    <w:p w14:paraId="4CB36E7F" w14:textId="77777777" w:rsidR="00970006" w:rsidRPr="00E35F62" w:rsidRDefault="00970006"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&lt;/div&gt;</w:t>
      </w:r>
    </w:p>
    <w:p w14:paraId="1AA2D68E" w14:textId="77777777" w:rsidR="00970006" w:rsidRPr="00E35F62" w:rsidRDefault="00970006"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&lt;/div&gt;</w:t>
      </w:r>
    </w:p>
    <w:p w14:paraId="740DC5F2" w14:textId="5ACAD748" w:rsidR="00851D8D" w:rsidRDefault="00970006" w:rsidP="00970006">
      <w:pPr>
        <w:spacing w:after="0"/>
        <w:rPr>
          <w:rFonts w:ascii="Consolas" w:hAnsi="Consolas" w:cs="Consolas"/>
          <w:sz w:val="24"/>
          <w:szCs w:val="24"/>
          <w:lang w:val="mn-MN"/>
        </w:rPr>
      </w:pPr>
      <w:r w:rsidRPr="00E35F62">
        <w:rPr>
          <w:rFonts w:ascii="Consolas" w:hAnsi="Consolas" w:cs="Consolas"/>
          <w:sz w:val="24"/>
          <w:szCs w:val="24"/>
          <w:lang w:val="mn-MN"/>
        </w:rPr>
        <w:t>&lt;?php get_footer(); ?&gt;</w:t>
      </w:r>
      <w:r w:rsidR="00851D8D" w:rsidRPr="00E35F62">
        <w:rPr>
          <w:rFonts w:ascii="Consolas" w:hAnsi="Consolas" w:cs="Consolas"/>
          <w:sz w:val="24"/>
          <w:szCs w:val="24"/>
          <w:lang w:val="mn-MN"/>
        </w:rPr>
        <w:t xml:space="preserve">  </w:t>
      </w:r>
    </w:p>
    <w:p w14:paraId="32B1CD62" w14:textId="6A20F57A" w:rsidR="00F16F89" w:rsidRDefault="00F16F89" w:rsidP="00970006">
      <w:pPr>
        <w:spacing w:after="0"/>
        <w:rPr>
          <w:rFonts w:ascii="Consolas" w:hAnsi="Consolas" w:cs="Consolas"/>
          <w:sz w:val="24"/>
          <w:szCs w:val="24"/>
          <w:lang w:val="mn-MN"/>
        </w:rPr>
      </w:pPr>
    </w:p>
    <w:p w14:paraId="0D763119" w14:textId="0A465584" w:rsidR="00F16F89" w:rsidRDefault="00F16F89" w:rsidP="00970006">
      <w:pPr>
        <w:spacing w:after="0"/>
        <w:rPr>
          <w:rFonts w:ascii="Consolas" w:hAnsi="Consolas" w:cs="Consolas"/>
          <w:sz w:val="24"/>
          <w:szCs w:val="24"/>
          <w:lang w:val="mn-MN"/>
        </w:rPr>
      </w:pPr>
    </w:p>
    <w:p w14:paraId="474B5CBA" w14:textId="54AD73B7" w:rsidR="00F16F89" w:rsidRPr="00F16F89" w:rsidRDefault="00F16F89" w:rsidP="00970006">
      <w:pPr>
        <w:spacing w:after="0"/>
        <w:rPr>
          <w:rFonts w:ascii="Consolas" w:hAnsi="Consolas" w:cs="Consolas"/>
          <w:b/>
          <w:bCs/>
          <w:sz w:val="24"/>
          <w:szCs w:val="24"/>
          <w:lang w:val="mn-MN"/>
        </w:rPr>
      </w:pPr>
      <w:r w:rsidRPr="00F16F89">
        <w:rPr>
          <w:rFonts w:ascii="Consolas" w:hAnsi="Consolas" w:cs="Consolas"/>
          <w:b/>
          <w:bCs/>
          <w:sz w:val="24"/>
          <w:szCs w:val="24"/>
          <w:lang w:val="mn-MN"/>
        </w:rPr>
        <w:t xml:space="preserve">Бидний тухай хуудас дээр хийсэн </w:t>
      </w:r>
      <w:r w:rsidRPr="00F16F89">
        <w:rPr>
          <w:rFonts w:ascii="Consolas" w:hAnsi="Consolas" w:cs="Consolas"/>
          <w:b/>
          <w:bCs/>
          <w:sz w:val="24"/>
          <w:szCs w:val="24"/>
        </w:rPr>
        <w:t xml:space="preserve">Page </w:t>
      </w:r>
      <w:r w:rsidRPr="00F16F89">
        <w:rPr>
          <w:rFonts w:ascii="Consolas" w:hAnsi="Consolas" w:cs="Consolas"/>
          <w:b/>
          <w:bCs/>
          <w:sz w:val="24"/>
          <w:szCs w:val="24"/>
          <w:lang w:val="mn-MN"/>
        </w:rPr>
        <w:t xml:space="preserve">нүүр хуудсан гаргаж ирсэн </w:t>
      </w:r>
    </w:p>
    <w:p w14:paraId="131E332F" w14:textId="52F27ACD" w:rsidR="00F16F89" w:rsidRPr="00F16F89" w:rsidRDefault="00F16F89" w:rsidP="00970006">
      <w:pPr>
        <w:spacing w:after="0"/>
        <w:rPr>
          <w:rFonts w:ascii="Consolas" w:hAnsi="Consolas" w:cs="Consolas"/>
          <w:b/>
          <w:bCs/>
          <w:sz w:val="24"/>
          <w:szCs w:val="24"/>
        </w:rPr>
      </w:pPr>
      <w:r w:rsidRPr="00F16F89">
        <w:rPr>
          <w:rFonts w:ascii="Consolas" w:hAnsi="Consolas" w:cs="Consolas"/>
          <w:b/>
          <w:bCs/>
          <w:sz w:val="24"/>
          <w:szCs w:val="24"/>
          <w:lang w:val="mn-MN"/>
        </w:rPr>
        <w:t xml:space="preserve">Харагдах байдал </w:t>
      </w:r>
    </w:p>
    <w:p w14:paraId="3B5DE835" w14:textId="71C9839B" w:rsidR="00F16F89" w:rsidRPr="00F16F89" w:rsidRDefault="00F16F89" w:rsidP="00970006">
      <w:pPr>
        <w:spacing w:after="0"/>
        <w:rPr>
          <w:rFonts w:ascii="Consolas" w:hAnsi="Consolas" w:cs="Consolas"/>
          <w:sz w:val="24"/>
          <w:szCs w:val="24"/>
          <w:lang w:val="mn-MN"/>
        </w:rPr>
      </w:pPr>
      <w:r>
        <w:rPr>
          <w:rFonts w:ascii="Consolas" w:hAnsi="Consolas" w:cs="Consolas"/>
          <w:noProof/>
          <w:sz w:val="24"/>
          <w:szCs w:val="24"/>
          <w:lang w:val="mn-MN"/>
        </w:rPr>
        <w:lastRenderedPageBreak/>
        <w:drawing>
          <wp:inline distT="0" distB="0" distL="0" distR="0" wp14:anchorId="6983A332" wp14:editId="02BB982C">
            <wp:extent cx="6332855" cy="59099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32855" cy="5909945"/>
                    </a:xfrm>
                    <a:prstGeom prst="rect">
                      <a:avLst/>
                    </a:prstGeom>
                    <a:noFill/>
                    <a:ln>
                      <a:noFill/>
                    </a:ln>
                  </pic:spPr>
                </pic:pic>
              </a:graphicData>
            </a:graphic>
          </wp:inline>
        </w:drawing>
      </w:r>
    </w:p>
    <w:p w14:paraId="4F6FD63D" w14:textId="77777777" w:rsidR="009E6DBB" w:rsidRPr="00E35F62" w:rsidRDefault="009E6DBB" w:rsidP="00970006">
      <w:pPr>
        <w:spacing w:after="0"/>
        <w:rPr>
          <w:rFonts w:ascii="Consolas" w:hAnsi="Consolas" w:cs="Consolas"/>
          <w:sz w:val="24"/>
          <w:szCs w:val="24"/>
          <w:lang w:val="mn-MN"/>
        </w:rPr>
      </w:pPr>
    </w:p>
    <w:p w14:paraId="107ACFC9" w14:textId="77777777" w:rsidR="009E6DBB" w:rsidRPr="00E35F62" w:rsidRDefault="009E6DBB" w:rsidP="00970006">
      <w:pPr>
        <w:spacing w:after="0"/>
        <w:rPr>
          <w:rFonts w:ascii="Consolas" w:hAnsi="Consolas" w:cs="Consolas"/>
          <w:sz w:val="24"/>
          <w:szCs w:val="24"/>
          <w:lang w:val="mn-MN"/>
        </w:rPr>
      </w:pPr>
    </w:p>
    <w:p w14:paraId="5281FB87" w14:textId="77777777" w:rsidR="009E6DBB" w:rsidRPr="00E35F62" w:rsidRDefault="009E6DBB" w:rsidP="009E6DBB">
      <w:pPr>
        <w:spacing w:after="0"/>
        <w:jc w:val="center"/>
        <w:rPr>
          <w:rFonts w:ascii="Consolas" w:hAnsi="Consolas" w:cs="Consolas"/>
          <w:b/>
          <w:sz w:val="28"/>
          <w:szCs w:val="28"/>
          <w:lang w:val="mn-MN"/>
        </w:rPr>
      </w:pPr>
    </w:p>
    <w:p w14:paraId="5F9B5C02" w14:textId="77777777" w:rsidR="009E6DBB" w:rsidRPr="00E35F62" w:rsidRDefault="009E6DBB" w:rsidP="009E6DBB">
      <w:pPr>
        <w:spacing w:after="0"/>
        <w:jc w:val="center"/>
        <w:rPr>
          <w:rFonts w:ascii="Consolas" w:hAnsi="Consolas" w:cs="Consolas"/>
          <w:b/>
          <w:sz w:val="28"/>
          <w:szCs w:val="28"/>
          <w:lang w:val="mn-MN"/>
        </w:rPr>
      </w:pPr>
      <w:r w:rsidRPr="00E35F62">
        <w:rPr>
          <w:rFonts w:ascii="Consolas" w:hAnsi="Consolas" w:cs="Consolas"/>
          <w:b/>
          <w:sz w:val="28"/>
          <w:szCs w:val="28"/>
          <w:lang w:val="mn-MN"/>
        </w:rPr>
        <w:t>13. Post type үүсгэх ашиглах</w:t>
      </w:r>
    </w:p>
    <w:p w14:paraId="66259D21" w14:textId="77777777" w:rsidR="00A2071F" w:rsidRPr="00E35F62" w:rsidRDefault="00A2071F" w:rsidP="00A2071F">
      <w:pPr>
        <w:spacing w:after="0"/>
        <w:rPr>
          <w:rFonts w:ascii="Consolas" w:hAnsi="Consolas" w:cs="Consolas"/>
          <w:b/>
          <w:sz w:val="28"/>
          <w:szCs w:val="28"/>
          <w:lang w:val="mn-MN"/>
        </w:rPr>
      </w:pPr>
    </w:p>
    <w:p w14:paraId="4C09E41D" w14:textId="77777777" w:rsidR="00A2071F" w:rsidRPr="00E35F62" w:rsidRDefault="00A2071F" w:rsidP="00A2071F">
      <w:pPr>
        <w:spacing w:after="0"/>
        <w:rPr>
          <w:rFonts w:ascii="Consolas" w:hAnsi="Consolas" w:cs="Consolas"/>
          <w:sz w:val="24"/>
          <w:szCs w:val="24"/>
          <w:lang w:val="mn-MN"/>
        </w:rPr>
      </w:pPr>
      <w:r w:rsidRPr="00E35F62">
        <w:rPr>
          <w:rFonts w:ascii="Consolas" w:hAnsi="Consolas" w:cs="Consolas"/>
          <w:sz w:val="24"/>
          <w:szCs w:val="24"/>
          <w:lang w:val="mn-MN"/>
        </w:rPr>
        <w:t>Post – уудыг тус тусад шалгаж эмх цэгцтэй хийхэд ашиглагддаг.</w:t>
      </w:r>
    </w:p>
    <w:p w14:paraId="3281004E" w14:textId="77777777" w:rsidR="00A2071F" w:rsidRPr="00E35F62" w:rsidRDefault="00A2071F" w:rsidP="00A2071F">
      <w:pPr>
        <w:spacing w:after="0"/>
        <w:rPr>
          <w:rFonts w:ascii="Consolas" w:hAnsi="Consolas" w:cs="Consolas"/>
          <w:sz w:val="24"/>
          <w:szCs w:val="24"/>
          <w:lang w:val="mn-MN"/>
        </w:rPr>
      </w:pPr>
      <w:r w:rsidRPr="00E35F62">
        <w:rPr>
          <w:rFonts w:ascii="Consolas" w:hAnsi="Consolas" w:cs="Consolas"/>
          <w:sz w:val="24"/>
          <w:szCs w:val="24"/>
          <w:lang w:val="mn-MN"/>
        </w:rPr>
        <w:t xml:space="preserve">Post – ыг зөвхөн мэдээ хэрэгслээр ашиглаад бусад блог, сэрвис, logo, time line гэх мэт зүйлээ хүссэнээрээ нэмэх боломжтой болгоод явчихна гэсэн үг. </w:t>
      </w:r>
    </w:p>
    <w:p w14:paraId="19F58D06" w14:textId="77777777" w:rsidR="00A2071F" w:rsidRPr="00E35F62" w:rsidRDefault="00A2071F" w:rsidP="00A2071F">
      <w:pPr>
        <w:spacing w:after="0"/>
        <w:rPr>
          <w:rFonts w:ascii="Consolas" w:hAnsi="Consolas" w:cs="Consolas"/>
          <w:sz w:val="24"/>
          <w:szCs w:val="24"/>
          <w:lang w:val="mn-MN"/>
        </w:rPr>
      </w:pPr>
      <w:r w:rsidRPr="00E35F62">
        <w:rPr>
          <w:rFonts w:ascii="Consolas" w:hAnsi="Consolas" w:cs="Consolas"/>
          <w:sz w:val="24"/>
          <w:szCs w:val="24"/>
          <w:lang w:val="mn-MN"/>
        </w:rPr>
        <w:t xml:space="preserve">Жнь: </w:t>
      </w:r>
    </w:p>
    <w:p w14:paraId="7C2FED1A" w14:textId="77777777" w:rsidR="00A2071F" w:rsidRPr="00E35F62" w:rsidRDefault="00A2071F" w:rsidP="00A2071F">
      <w:pPr>
        <w:pStyle w:val="ListParagraph"/>
        <w:numPr>
          <w:ilvl w:val="0"/>
          <w:numId w:val="5"/>
        </w:numPr>
        <w:spacing w:after="0"/>
        <w:rPr>
          <w:rFonts w:ascii="Consolas" w:hAnsi="Consolas" w:cs="Consolas"/>
          <w:sz w:val="24"/>
          <w:szCs w:val="24"/>
          <w:lang w:val="mn-MN"/>
        </w:rPr>
      </w:pPr>
      <w:r w:rsidRPr="00E35F62">
        <w:rPr>
          <w:rFonts w:ascii="Consolas" w:hAnsi="Consolas" w:cs="Consolas"/>
          <w:sz w:val="24"/>
          <w:szCs w:val="24"/>
          <w:lang w:val="mn-MN"/>
        </w:rPr>
        <w:t>Slider</w:t>
      </w:r>
    </w:p>
    <w:p w14:paraId="55A7FB0D" w14:textId="77777777" w:rsidR="00A2071F" w:rsidRPr="00E35F62" w:rsidRDefault="00A2071F" w:rsidP="00A2071F">
      <w:pPr>
        <w:pStyle w:val="ListParagraph"/>
        <w:numPr>
          <w:ilvl w:val="0"/>
          <w:numId w:val="5"/>
        </w:numPr>
        <w:spacing w:after="0"/>
        <w:rPr>
          <w:rFonts w:ascii="Consolas" w:hAnsi="Consolas" w:cs="Consolas"/>
          <w:sz w:val="24"/>
          <w:szCs w:val="24"/>
          <w:lang w:val="mn-MN"/>
        </w:rPr>
      </w:pPr>
      <w:r w:rsidRPr="00E35F62">
        <w:rPr>
          <w:rFonts w:ascii="Consolas" w:hAnsi="Consolas" w:cs="Consolas"/>
          <w:sz w:val="24"/>
          <w:szCs w:val="24"/>
          <w:lang w:val="mn-MN"/>
        </w:rPr>
        <w:t xml:space="preserve">Post буюу мэдээ </w:t>
      </w:r>
    </w:p>
    <w:p w14:paraId="2856FE43" w14:textId="77777777" w:rsidR="00A2071F" w:rsidRPr="00E35F62" w:rsidRDefault="00A2071F" w:rsidP="00A2071F">
      <w:pPr>
        <w:pStyle w:val="ListParagraph"/>
        <w:numPr>
          <w:ilvl w:val="0"/>
          <w:numId w:val="5"/>
        </w:numPr>
        <w:spacing w:after="0"/>
        <w:rPr>
          <w:rFonts w:ascii="Consolas" w:hAnsi="Consolas" w:cs="Consolas"/>
          <w:sz w:val="24"/>
          <w:szCs w:val="24"/>
          <w:lang w:val="mn-MN"/>
        </w:rPr>
      </w:pPr>
      <w:r w:rsidRPr="00E35F62">
        <w:rPr>
          <w:rFonts w:ascii="Consolas" w:hAnsi="Consolas" w:cs="Consolas"/>
          <w:sz w:val="24"/>
          <w:szCs w:val="24"/>
          <w:lang w:val="mn-MN"/>
        </w:rPr>
        <w:t xml:space="preserve">Logos гэх мэт тус тусад ангиллах Сайт маань цэвэрхэн болно. </w:t>
      </w:r>
    </w:p>
    <w:p w14:paraId="2C651055" w14:textId="77777777" w:rsidR="00A2071F" w:rsidRPr="00E35F62" w:rsidRDefault="00A2071F" w:rsidP="00A2071F">
      <w:pPr>
        <w:spacing w:after="0"/>
        <w:rPr>
          <w:rFonts w:ascii="Consolas" w:hAnsi="Consolas" w:cs="Consolas"/>
          <w:sz w:val="24"/>
          <w:szCs w:val="24"/>
          <w:lang w:val="mn-MN"/>
        </w:rPr>
      </w:pPr>
    </w:p>
    <w:p w14:paraId="3C304500" w14:textId="77777777" w:rsidR="00A2071F" w:rsidRPr="00E35F62" w:rsidRDefault="002F1FCD" w:rsidP="00A2071F">
      <w:pPr>
        <w:spacing w:after="0"/>
        <w:rPr>
          <w:rFonts w:ascii="Consolas" w:hAnsi="Consolas" w:cs="Consolas"/>
          <w:sz w:val="24"/>
          <w:szCs w:val="24"/>
          <w:lang w:val="mn-MN"/>
        </w:rPr>
      </w:pPr>
      <w:r w:rsidRPr="00E35F62">
        <w:rPr>
          <w:rFonts w:ascii="Consolas" w:hAnsi="Consolas" w:cs="Consolas"/>
          <w:sz w:val="24"/>
          <w:szCs w:val="24"/>
          <w:lang w:val="mn-MN"/>
        </w:rPr>
        <w:t>Post type үүсгэх</w:t>
      </w:r>
      <w:r w:rsidR="00991E17" w:rsidRPr="00E35F62">
        <w:rPr>
          <w:rFonts w:ascii="Consolas" w:hAnsi="Consolas" w:cs="Consolas"/>
          <w:sz w:val="24"/>
          <w:szCs w:val="24"/>
          <w:lang w:val="mn-MN"/>
        </w:rPr>
        <w:t xml:space="preserve"> өгч байгаа функц</w:t>
      </w:r>
      <w:r w:rsidRPr="00E35F62">
        <w:rPr>
          <w:rFonts w:ascii="Consolas" w:hAnsi="Consolas" w:cs="Consolas"/>
          <w:sz w:val="24"/>
          <w:szCs w:val="24"/>
          <w:lang w:val="mn-MN"/>
        </w:rPr>
        <w:t xml:space="preserve">: </w:t>
      </w:r>
    </w:p>
    <w:p w14:paraId="22D3ECB7" w14:textId="77777777" w:rsidR="00AC4AC6" w:rsidRPr="00E35F62" w:rsidRDefault="00AC4AC6" w:rsidP="00A2071F">
      <w:pPr>
        <w:spacing w:after="0"/>
        <w:rPr>
          <w:rFonts w:ascii="Consolas" w:hAnsi="Consolas" w:cs="Consolas"/>
          <w:sz w:val="24"/>
          <w:szCs w:val="24"/>
          <w:lang w:val="mn-MN"/>
        </w:rPr>
      </w:pPr>
      <w:r w:rsidRPr="00E35F62">
        <w:rPr>
          <w:rFonts w:ascii="Consolas" w:hAnsi="Consolas" w:cs="Consolas"/>
          <w:sz w:val="24"/>
          <w:szCs w:val="24"/>
          <w:lang w:val="mn-MN"/>
        </w:rPr>
        <w:t xml:space="preserve">Function.php хамгийн доод талд хуулж тавьж болно. </w:t>
      </w:r>
    </w:p>
    <w:p w14:paraId="372CE88C" w14:textId="77777777" w:rsidR="002F1FCD" w:rsidRPr="00E35F62" w:rsidRDefault="002F1FCD" w:rsidP="00A2071F">
      <w:pPr>
        <w:spacing w:after="0"/>
        <w:rPr>
          <w:rFonts w:ascii="Consolas" w:hAnsi="Consolas" w:cs="Consolas"/>
          <w:sz w:val="24"/>
          <w:szCs w:val="24"/>
          <w:lang w:val="mn-MN"/>
        </w:rPr>
      </w:pPr>
    </w:p>
    <w:p w14:paraId="50E201F3" w14:textId="77777777" w:rsidR="002F1FCD" w:rsidRPr="00E35F62" w:rsidRDefault="002F1FCD" w:rsidP="002F1FCD">
      <w:pPr>
        <w:spacing w:after="0"/>
        <w:rPr>
          <w:rFonts w:ascii="Consolas" w:hAnsi="Consolas" w:cs="Consolas"/>
          <w:sz w:val="24"/>
          <w:szCs w:val="24"/>
          <w:lang w:val="mn-MN"/>
        </w:rPr>
      </w:pPr>
      <w:r w:rsidRPr="00E35F62">
        <w:rPr>
          <w:rFonts w:ascii="Consolas" w:hAnsi="Consolas" w:cs="Consolas"/>
          <w:sz w:val="24"/>
          <w:szCs w:val="24"/>
          <w:lang w:val="mn-MN"/>
        </w:rPr>
        <w:lastRenderedPageBreak/>
        <w:t>/*</w:t>
      </w:r>
    </w:p>
    <w:p w14:paraId="09719EDF" w14:textId="77777777" w:rsidR="002F1FCD" w:rsidRPr="00E35F62" w:rsidRDefault="002F1FCD" w:rsidP="002F1FCD">
      <w:pPr>
        <w:spacing w:after="0"/>
        <w:rPr>
          <w:rFonts w:ascii="Consolas" w:hAnsi="Consolas" w:cs="Consolas"/>
          <w:sz w:val="24"/>
          <w:szCs w:val="24"/>
          <w:lang w:val="mn-MN"/>
        </w:rPr>
      </w:pPr>
      <w:r w:rsidRPr="00E35F62">
        <w:rPr>
          <w:rFonts w:ascii="Consolas" w:hAnsi="Consolas" w:cs="Consolas"/>
          <w:sz w:val="24"/>
          <w:szCs w:val="24"/>
          <w:lang w:val="mn-MN"/>
        </w:rPr>
        <w:tab/>
        <w:t>Portfolio</w:t>
      </w:r>
    </w:p>
    <w:p w14:paraId="66E89173" w14:textId="77777777" w:rsidR="002F1FCD" w:rsidRPr="00E35F62" w:rsidRDefault="002F1FCD" w:rsidP="002F1FCD">
      <w:pPr>
        <w:spacing w:after="0"/>
        <w:rPr>
          <w:rFonts w:ascii="Consolas" w:hAnsi="Consolas" w:cs="Consolas"/>
          <w:sz w:val="24"/>
          <w:szCs w:val="24"/>
          <w:lang w:val="mn-MN"/>
        </w:rPr>
      </w:pPr>
      <w:r w:rsidRPr="00E35F62">
        <w:rPr>
          <w:rFonts w:ascii="Consolas" w:hAnsi="Consolas" w:cs="Consolas"/>
          <w:sz w:val="24"/>
          <w:szCs w:val="24"/>
          <w:lang w:val="mn-MN"/>
        </w:rPr>
        <w:t xml:space="preserve">*/ </w:t>
      </w:r>
    </w:p>
    <w:p w14:paraId="0320CAB6" w14:textId="77777777" w:rsidR="002F1FCD" w:rsidRPr="00E35F62" w:rsidRDefault="002F1FCD" w:rsidP="002F1FCD">
      <w:pPr>
        <w:spacing w:after="0"/>
        <w:rPr>
          <w:rFonts w:ascii="Consolas" w:hAnsi="Consolas" w:cs="Consolas"/>
          <w:sz w:val="24"/>
          <w:szCs w:val="24"/>
          <w:lang w:val="mn-MN"/>
        </w:rPr>
      </w:pPr>
      <w:r w:rsidRPr="00E35F62">
        <w:rPr>
          <w:rFonts w:ascii="Consolas" w:hAnsi="Consolas" w:cs="Consolas"/>
          <w:sz w:val="24"/>
          <w:szCs w:val="24"/>
          <w:lang w:val="mn-MN"/>
        </w:rPr>
        <w:t>add_action('init', 'create_portfolio');</w:t>
      </w:r>
    </w:p>
    <w:p w14:paraId="1C0D6B1B" w14:textId="77777777" w:rsidR="002F1FCD" w:rsidRPr="00E35F62" w:rsidRDefault="002F1FCD" w:rsidP="002F1FCD">
      <w:pPr>
        <w:spacing w:after="0"/>
        <w:rPr>
          <w:rFonts w:ascii="Consolas" w:hAnsi="Consolas" w:cs="Consolas"/>
          <w:sz w:val="24"/>
          <w:szCs w:val="24"/>
          <w:lang w:val="mn-MN"/>
        </w:rPr>
      </w:pPr>
      <w:r w:rsidRPr="00E35F62">
        <w:rPr>
          <w:rFonts w:ascii="Consolas" w:hAnsi="Consolas" w:cs="Consolas"/>
          <w:sz w:val="24"/>
          <w:szCs w:val="24"/>
          <w:lang w:val="mn-MN"/>
        </w:rPr>
        <w:t>function create_portfolio() {</w:t>
      </w:r>
    </w:p>
    <w:p w14:paraId="49D2AD1F" w14:textId="77777777" w:rsidR="002F1FCD" w:rsidRPr="00E35F62" w:rsidRDefault="002F1FCD" w:rsidP="002F1FCD">
      <w:pPr>
        <w:spacing w:after="0"/>
        <w:rPr>
          <w:rFonts w:ascii="Consolas" w:hAnsi="Consolas" w:cs="Consolas"/>
          <w:sz w:val="24"/>
          <w:szCs w:val="24"/>
          <w:lang w:val="mn-MN"/>
        </w:rPr>
      </w:pPr>
      <w:r w:rsidRPr="00E35F62">
        <w:rPr>
          <w:rFonts w:ascii="Consolas" w:hAnsi="Consolas" w:cs="Consolas"/>
          <w:sz w:val="24"/>
          <w:szCs w:val="24"/>
          <w:lang w:val="mn-MN"/>
        </w:rPr>
        <w:t xml:space="preserve">    $feature_args = array(</w:t>
      </w:r>
    </w:p>
    <w:p w14:paraId="32486597" w14:textId="77777777" w:rsidR="002F1FCD" w:rsidRPr="00E35F62" w:rsidRDefault="002F1FCD" w:rsidP="002F1FCD">
      <w:pPr>
        <w:spacing w:after="0"/>
        <w:rPr>
          <w:rFonts w:ascii="Consolas" w:hAnsi="Consolas" w:cs="Consolas"/>
          <w:sz w:val="24"/>
          <w:szCs w:val="24"/>
          <w:lang w:val="mn-MN"/>
        </w:rPr>
      </w:pPr>
      <w:r w:rsidRPr="00E35F62">
        <w:rPr>
          <w:rFonts w:ascii="Consolas" w:hAnsi="Consolas" w:cs="Consolas"/>
          <w:sz w:val="24"/>
          <w:szCs w:val="24"/>
          <w:lang w:val="mn-MN"/>
        </w:rPr>
        <w:t xml:space="preserve">    'labels' =&gt; array(</w:t>
      </w:r>
    </w:p>
    <w:p w14:paraId="1E6E17D7" w14:textId="77777777" w:rsidR="002F1FCD" w:rsidRPr="00E35F62" w:rsidRDefault="002F1FCD" w:rsidP="002F1FCD">
      <w:pPr>
        <w:spacing w:after="0"/>
        <w:rPr>
          <w:rFonts w:ascii="Consolas" w:hAnsi="Consolas" w:cs="Consolas"/>
          <w:sz w:val="24"/>
          <w:szCs w:val="24"/>
          <w:lang w:val="mn-MN"/>
        </w:rPr>
      </w:pPr>
      <w:r w:rsidRPr="00E35F62">
        <w:rPr>
          <w:rFonts w:ascii="Consolas" w:hAnsi="Consolas" w:cs="Consolas"/>
          <w:sz w:val="24"/>
          <w:szCs w:val="24"/>
          <w:lang w:val="mn-MN"/>
        </w:rPr>
        <w:t xml:space="preserve">        'name' =&gt; __( 'Portfolio' ),</w:t>
      </w:r>
    </w:p>
    <w:p w14:paraId="00955F9D" w14:textId="77777777" w:rsidR="002F1FCD" w:rsidRPr="00E35F62" w:rsidRDefault="002F1FCD" w:rsidP="002F1FCD">
      <w:pPr>
        <w:spacing w:after="0"/>
        <w:rPr>
          <w:rFonts w:ascii="Consolas" w:hAnsi="Consolas" w:cs="Consolas"/>
          <w:sz w:val="24"/>
          <w:szCs w:val="24"/>
          <w:lang w:val="mn-MN"/>
        </w:rPr>
      </w:pPr>
      <w:r w:rsidRPr="00E35F62">
        <w:rPr>
          <w:rFonts w:ascii="Consolas" w:hAnsi="Consolas" w:cs="Consolas"/>
          <w:sz w:val="24"/>
          <w:szCs w:val="24"/>
          <w:lang w:val="mn-MN"/>
        </w:rPr>
        <w:t xml:space="preserve">        'signular_name' =&gt; __( 'Portfolio' ),</w:t>
      </w:r>
    </w:p>
    <w:p w14:paraId="7D81A89A" w14:textId="77777777" w:rsidR="002F1FCD" w:rsidRPr="00E35F62" w:rsidRDefault="002F1FCD" w:rsidP="002F1FCD">
      <w:pPr>
        <w:spacing w:after="0"/>
        <w:rPr>
          <w:rFonts w:ascii="Consolas" w:hAnsi="Consolas" w:cs="Consolas"/>
          <w:sz w:val="24"/>
          <w:szCs w:val="24"/>
          <w:lang w:val="mn-MN"/>
        </w:rPr>
      </w:pPr>
      <w:r w:rsidRPr="00E35F62">
        <w:rPr>
          <w:rFonts w:ascii="Consolas" w:hAnsi="Consolas" w:cs="Consolas"/>
          <w:sz w:val="24"/>
          <w:szCs w:val="24"/>
          <w:lang w:val="mn-MN"/>
        </w:rPr>
        <w:t xml:space="preserve">        'add_new' =&gt; __( 'Add New Portfolio' ),</w:t>
      </w:r>
    </w:p>
    <w:p w14:paraId="722E2058" w14:textId="77777777" w:rsidR="002F1FCD" w:rsidRPr="00E35F62" w:rsidRDefault="002F1FCD" w:rsidP="002F1FCD">
      <w:pPr>
        <w:spacing w:after="0"/>
        <w:rPr>
          <w:rFonts w:ascii="Consolas" w:hAnsi="Consolas" w:cs="Consolas"/>
          <w:sz w:val="24"/>
          <w:szCs w:val="24"/>
          <w:lang w:val="mn-MN"/>
        </w:rPr>
      </w:pPr>
      <w:r w:rsidRPr="00E35F62">
        <w:rPr>
          <w:rFonts w:ascii="Consolas" w:hAnsi="Consolas" w:cs="Consolas"/>
          <w:sz w:val="24"/>
          <w:szCs w:val="24"/>
          <w:lang w:val="mn-MN"/>
        </w:rPr>
        <w:t xml:space="preserve">        'add_new_item' =&gt; __( 'Add New Portfolio' ),</w:t>
      </w:r>
    </w:p>
    <w:p w14:paraId="6E9BB3D8" w14:textId="77777777" w:rsidR="002F1FCD" w:rsidRPr="00E35F62" w:rsidRDefault="002F1FCD" w:rsidP="002F1FCD">
      <w:pPr>
        <w:spacing w:after="0"/>
        <w:rPr>
          <w:rFonts w:ascii="Consolas" w:hAnsi="Consolas" w:cs="Consolas"/>
          <w:sz w:val="24"/>
          <w:szCs w:val="24"/>
          <w:lang w:val="mn-MN"/>
        </w:rPr>
      </w:pPr>
      <w:r w:rsidRPr="00E35F62">
        <w:rPr>
          <w:rFonts w:ascii="Consolas" w:hAnsi="Consolas" w:cs="Consolas"/>
          <w:sz w:val="24"/>
          <w:szCs w:val="24"/>
          <w:lang w:val="mn-MN"/>
        </w:rPr>
        <w:t xml:space="preserve">        'edit_item' =&gt; __( 'Edit Portfolio' ),</w:t>
      </w:r>
    </w:p>
    <w:p w14:paraId="664F6A9D" w14:textId="77777777" w:rsidR="002F1FCD" w:rsidRPr="00E35F62" w:rsidRDefault="002F1FCD" w:rsidP="002F1FCD">
      <w:pPr>
        <w:spacing w:after="0"/>
        <w:rPr>
          <w:rFonts w:ascii="Consolas" w:hAnsi="Consolas" w:cs="Consolas"/>
          <w:sz w:val="24"/>
          <w:szCs w:val="24"/>
          <w:lang w:val="mn-MN"/>
        </w:rPr>
      </w:pPr>
      <w:r w:rsidRPr="00E35F62">
        <w:rPr>
          <w:rFonts w:ascii="Consolas" w:hAnsi="Consolas" w:cs="Consolas"/>
          <w:sz w:val="24"/>
          <w:szCs w:val="24"/>
          <w:lang w:val="mn-MN"/>
        </w:rPr>
        <w:t xml:space="preserve">        'new_item' =&gt; __( 'Add New Portfolio'  ),</w:t>
      </w:r>
    </w:p>
    <w:p w14:paraId="0FBA00B3" w14:textId="77777777" w:rsidR="002F1FCD" w:rsidRPr="00E35F62" w:rsidRDefault="002F1FCD" w:rsidP="002F1FCD">
      <w:pPr>
        <w:spacing w:after="0"/>
        <w:rPr>
          <w:rFonts w:ascii="Consolas" w:hAnsi="Consolas" w:cs="Consolas"/>
          <w:sz w:val="24"/>
          <w:szCs w:val="24"/>
          <w:lang w:val="mn-MN"/>
        </w:rPr>
      </w:pPr>
      <w:r w:rsidRPr="00E35F62">
        <w:rPr>
          <w:rFonts w:ascii="Consolas" w:hAnsi="Consolas" w:cs="Consolas"/>
          <w:sz w:val="24"/>
          <w:szCs w:val="24"/>
          <w:lang w:val="mn-MN"/>
        </w:rPr>
        <w:t xml:space="preserve">        'view_item' =&gt; __( 'View Portfolio' ),</w:t>
      </w:r>
    </w:p>
    <w:p w14:paraId="6DB98993" w14:textId="77777777" w:rsidR="002F1FCD" w:rsidRPr="00E35F62" w:rsidRDefault="002F1FCD" w:rsidP="002F1FCD">
      <w:pPr>
        <w:spacing w:after="0"/>
        <w:rPr>
          <w:rFonts w:ascii="Consolas" w:hAnsi="Consolas" w:cs="Consolas"/>
          <w:sz w:val="24"/>
          <w:szCs w:val="24"/>
          <w:lang w:val="mn-MN"/>
        </w:rPr>
      </w:pPr>
      <w:r w:rsidRPr="00E35F62">
        <w:rPr>
          <w:rFonts w:ascii="Consolas" w:hAnsi="Consolas" w:cs="Consolas"/>
          <w:sz w:val="24"/>
          <w:szCs w:val="24"/>
          <w:lang w:val="mn-MN"/>
        </w:rPr>
        <w:t xml:space="preserve">        'search_items' =&gt; __( 'Search Portfolio' ),</w:t>
      </w:r>
    </w:p>
    <w:p w14:paraId="01DFAF3D" w14:textId="77777777" w:rsidR="002F1FCD" w:rsidRPr="00E35F62" w:rsidRDefault="002F1FCD" w:rsidP="002F1FCD">
      <w:pPr>
        <w:spacing w:after="0"/>
        <w:rPr>
          <w:rFonts w:ascii="Consolas" w:hAnsi="Consolas" w:cs="Consolas"/>
          <w:sz w:val="24"/>
          <w:szCs w:val="24"/>
          <w:lang w:val="mn-MN"/>
        </w:rPr>
      </w:pPr>
      <w:r w:rsidRPr="00E35F62">
        <w:rPr>
          <w:rFonts w:ascii="Consolas" w:hAnsi="Consolas" w:cs="Consolas"/>
          <w:sz w:val="24"/>
          <w:szCs w:val="24"/>
          <w:lang w:val="mn-MN"/>
        </w:rPr>
        <w:t xml:space="preserve">        'not_found' =&gt; __( 'Not Portfolio found' ),</w:t>
      </w:r>
    </w:p>
    <w:p w14:paraId="7D525ABF" w14:textId="77777777" w:rsidR="002F1FCD" w:rsidRPr="00E35F62" w:rsidRDefault="002F1FCD" w:rsidP="002F1FCD">
      <w:pPr>
        <w:spacing w:after="0"/>
        <w:rPr>
          <w:rFonts w:ascii="Consolas" w:hAnsi="Consolas" w:cs="Consolas"/>
          <w:sz w:val="24"/>
          <w:szCs w:val="24"/>
          <w:lang w:val="mn-MN"/>
        </w:rPr>
      </w:pPr>
      <w:r w:rsidRPr="00E35F62">
        <w:rPr>
          <w:rFonts w:ascii="Consolas" w:hAnsi="Consolas" w:cs="Consolas"/>
          <w:sz w:val="24"/>
          <w:szCs w:val="24"/>
          <w:lang w:val="mn-MN"/>
        </w:rPr>
        <w:t xml:space="preserve">        'not_found_in_trash' =&gt; __( 'Not Portfolio found in Trash' ),</w:t>
      </w:r>
    </w:p>
    <w:p w14:paraId="5B705C4E" w14:textId="77777777" w:rsidR="002F1FCD" w:rsidRPr="00E35F62" w:rsidRDefault="002F1FCD" w:rsidP="002F1FCD">
      <w:pPr>
        <w:spacing w:after="0"/>
        <w:rPr>
          <w:rFonts w:ascii="Consolas" w:hAnsi="Consolas" w:cs="Consolas"/>
          <w:sz w:val="24"/>
          <w:szCs w:val="24"/>
          <w:lang w:val="mn-MN"/>
        </w:rPr>
      </w:pPr>
      <w:r w:rsidRPr="00E35F62">
        <w:rPr>
          <w:rFonts w:ascii="Consolas" w:hAnsi="Consolas" w:cs="Consolas"/>
          <w:sz w:val="24"/>
          <w:szCs w:val="24"/>
          <w:lang w:val="mn-MN"/>
        </w:rPr>
        <w:t xml:space="preserve">        ),</w:t>
      </w:r>
    </w:p>
    <w:p w14:paraId="0092041E" w14:textId="77777777" w:rsidR="002F1FCD" w:rsidRPr="00E35F62" w:rsidRDefault="002F1FCD" w:rsidP="002F1FCD">
      <w:pPr>
        <w:spacing w:after="0"/>
        <w:rPr>
          <w:rFonts w:ascii="Consolas" w:hAnsi="Consolas" w:cs="Consolas"/>
          <w:sz w:val="24"/>
          <w:szCs w:val="24"/>
          <w:lang w:val="mn-MN"/>
        </w:rPr>
      </w:pPr>
      <w:r w:rsidRPr="00E35F62">
        <w:rPr>
          <w:rFonts w:ascii="Consolas" w:hAnsi="Consolas" w:cs="Consolas"/>
          <w:sz w:val="24"/>
          <w:szCs w:val="24"/>
          <w:lang w:val="mn-MN"/>
        </w:rPr>
        <w:t xml:space="preserve">        'public' =&gt; true,</w:t>
      </w:r>
    </w:p>
    <w:p w14:paraId="7CB495F6" w14:textId="77777777" w:rsidR="002F1FCD" w:rsidRPr="00E35F62" w:rsidRDefault="002F1FCD" w:rsidP="002F1FCD">
      <w:pPr>
        <w:spacing w:after="0"/>
        <w:rPr>
          <w:rFonts w:ascii="Consolas" w:hAnsi="Consolas" w:cs="Consolas"/>
          <w:sz w:val="24"/>
          <w:szCs w:val="24"/>
          <w:lang w:val="mn-MN"/>
        </w:rPr>
      </w:pPr>
      <w:r w:rsidRPr="00E35F62">
        <w:rPr>
          <w:rFonts w:ascii="Consolas" w:hAnsi="Consolas" w:cs="Consolas"/>
          <w:sz w:val="24"/>
          <w:szCs w:val="24"/>
          <w:lang w:val="mn-MN"/>
        </w:rPr>
        <w:t xml:space="preserve">        'show_ui' =&gt; true,</w:t>
      </w:r>
    </w:p>
    <w:p w14:paraId="36E9FEDF" w14:textId="77777777" w:rsidR="002F1FCD" w:rsidRPr="00E35F62" w:rsidRDefault="002F1FCD" w:rsidP="002F1FCD">
      <w:pPr>
        <w:spacing w:after="0"/>
        <w:rPr>
          <w:rFonts w:ascii="Consolas" w:hAnsi="Consolas" w:cs="Consolas"/>
          <w:sz w:val="24"/>
          <w:szCs w:val="24"/>
          <w:lang w:val="mn-MN"/>
        </w:rPr>
      </w:pPr>
      <w:r w:rsidRPr="00E35F62">
        <w:rPr>
          <w:rFonts w:ascii="Consolas" w:hAnsi="Consolas" w:cs="Consolas"/>
          <w:sz w:val="24"/>
          <w:szCs w:val="24"/>
          <w:lang w:val="mn-MN"/>
        </w:rPr>
        <w:t xml:space="preserve">        'capability_type' =&gt; 'post',</w:t>
      </w:r>
    </w:p>
    <w:p w14:paraId="49E383CF" w14:textId="77777777" w:rsidR="002F1FCD" w:rsidRPr="00E35F62" w:rsidRDefault="002F1FCD" w:rsidP="002F1FCD">
      <w:pPr>
        <w:spacing w:after="0"/>
        <w:rPr>
          <w:rFonts w:ascii="Consolas" w:hAnsi="Consolas" w:cs="Consolas"/>
          <w:sz w:val="24"/>
          <w:szCs w:val="24"/>
          <w:lang w:val="mn-MN"/>
        </w:rPr>
      </w:pPr>
      <w:r w:rsidRPr="00E35F62">
        <w:rPr>
          <w:rFonts w:ascii="Consolas" w:hAnsi="Consolas" w:cs="Consolas"/>
          <w:sz w:val="24"/>
          <w:szCs w:val="24"/>
          <w:lang w:val="mn-MN"/>
        </w:rPr>
        <w:tab/>
      </w:r>
      <w:r w:rsidRPr="00E35F62">
        <w:rPr>
          <w:rFonts w:ascii="Consolas" w:hAnsi="Consolas" w:cs="Consolas"/>
          <w:sz w:val="24"/>
          <w:szCs w:val="24"/>
          <w:lang w:val="mn-MN"/>
        </w:rPr>
        <w:tab/>
        <w:t>'hierarchical' =&gt; false,</w:t>
      </w:r>
    </w:p>
    <w:p w14:paraId="38446B06" w14:textId="77777777" w:rsidR="002F1FCD" w:rsidRPr="00E35F62" w:rsidRDefault="002F1FCD" w:rsidP="002F1FCD">
      <w:pPr>
        <w:spacing w:after="0"/>
        <w:rPr>
          <w:rFonts w:ascii="Consolas" w:hAnsi="Consolas" w:cs="Consolas"/>
          <w:sz w:val="24"/>
          <w:szCs w:val="24"/>
          <w:lang w:val="mn-MN"/>
        </w:rPr>
      </w:pPr>
      <w:r w:rsidRPr="00E35F62">
        <w:rPr>
          <w:rFonts w:ascii="Consolas" w:hAnsi="Consolas" w:cs="Consolas"/>
          <w:sz w:val="24"/>
          <w:szCs w:val="24"/>
          <w:lang w:val="mn-MN"/>
        </w:rPr>
        <w:t xml:space="preserve">        'rewrite' =&gt; true,</w:t>
      </w:r>
    </w:p>
    <w:p w14:paraId="33CAA251" w14:textId="77777777" w:rsidR="002F1FCD" w:rsidRPr="00E35F62" w:rsidRDefault="002F1FCD" w:rsidP="002F1FCD">
      <w:pPr>
        <w:spacing w:after="0"/>
        <w:rPr>
          <w:rFonts w:ascii="Consolas" w:hAnsi="Consolas" w:cs="Consolas"/>
          <w:sz w:val="24"/>
          <w:szCs w:val="24"/>
          <w:lang w:val="mn-MN"/>
        </w:rPr>
      </w:pPr>
      <w:r w:rsidRPr="00E35F62">
        <w:rPr>
          <w:rFonts w:ascii="Consolas" w:hAnsi="Consolas" w:cs="Consolas"/>
          <w:sz w:val="24"/>
          <w:szCs w:val="24"/>
          <w:lang w:val="mn-MN"/>
        </w:rPr>
        <w:t xml:space="preserve">        'menu_position' =&gt; 20,</w:t>
      </w:r>
    </w:p>
    <w:p w14:paraId="7FC1CECB" w14:textId="77777777" w:rsidR="002F1FCD" w:rsidRPr="00E35F62" w:rsidRDefault="002F1FCD" w:rsidP="002F1FCD">
      <w:pPr>
        <w:spacing w:after="0"/>
        <w:rPr>
          <w:rFonts w:ascii="Consolas" w:hAnsi="Consolas" w:cs="Consolas"/>
          <w:sz w:val="24"/>
          <w:szCs w:val="24"/>
          <w:lang w:val="mn-MN"/>
        </w:rPr>
      </w:pPr>
      <w:r w:rsidRPr="00E35F62">
        <w:rPr>
          <w:rFonts w:ascii="Consolas" w:hAnsi="Consolas" w:cs="Consolas"/>
          <w:sz w:val="24"/>
          <w:szCs w:val="24"/>
          <w:lang w:val="mn-MN"/>
        </w:rPr>
        <w:t xml:space="preserve">        'supports' =&gt; array(</w:t>
      </w:r>
      <w:r w:rsidRPr="00E35F62">
        <w:rPr>
          <w:rFonts w:ascii="Consolas" w:hAnsi="Consolas" w:cs="Consolas"/>
          <w:sz w:val="24"/>
          <w:szCs w:val="24"/>
          <w:highlight w:val="red"/>
          <w:lang w:val="mn-MN"/>
        </w:rPr>
        <w:t>'title',</w:t>
      </w:r>
      <w:r w:rsidRPr="00E35F62">
        <w:rPr>
          <w:rFonts w:ascii="Consolas" w:hAnsi="Consolas" w:cs="Consolas"/>
          <w:sz w:val="24"/>
          <w:szCs w:val="24"/>
          <w:lang w:val="mn-MN"/>
        </w:rPr>
        <w:t xml:space="preserve"> </w:t>
      </w:r>
      <w:r w:rsidRPr="00E35F62">
        <w:rPr>
          <w:rFonts w:ascii="Consolas" w:hAnsi="Consolas" w:cs="Consolas"/>
          <w:sz w:val="24"/>
          <w:szCs w:val="24"/>
          <w:highlight w:val="yellow"/>
          <w:lang w:val="mn-MN"/>
        </w:rPr>
        <w:t>'editor',</w:t>
      </w:r>
      <w:r w:rsidRPr="00E35F62">
        <w:rPr>
          <w:rFonts w:ascii="Consolas" w:hAnsi="Consolas" w:cs="Consolas"/>
          <w:sz w:val="24"/>
          <w:szCs w:val="24"/>
          <w:lang w:val="mn-MN"/>
        </w:rPr>
        <w:t xml:space="preserve"> </w:t>
      </w:r>
      <w:r w:rsidRPr="00E35F62">
        <w:rPr>
          <w:rFonts w:ascii="Consolas" w:hAnsi="Consolas" w:cs="Consolas"/>
          <w:sz w:val="24"/>
          <w:szCs w:val="24"/>
          <w:highlight w:val="cyan"/>
          <w:lang w:val="mn-MN"/>
        </w:rPr>
        <w:t>'thumbnail'</w:t>
      </w:r>
      <w:r w:rsidRPr="00E35F62">
        <w:rPr>
          <w:rFonts w:ascii="Consolas" w:hAnsi="Consolas" w:cs="Consolas"/>
          <w:sz w:val="24"/>
          <w:szCs w:val="24"/>
          <w:lang w:val="mn-MN"/>
        </w:rPr>
        <w:t>)</w:t>
      </w:r>
    </w:p>
    <w:p w14:paraId="49274BFD" w14:textId="77777777" w:rsidR="002F1FCD" w:rsidRPr="00E35F62" w:rsidRDefault="002F1FCD" w:rsidP="002F1FCD">
      <w:pPr>
        <w:spacing w:after="0"/>
        <w:rPr>
          <w:rFonts w:ascii="Consolas" w:hAnsi="Consolas" w:cs="Consolas"/>
          <w:sz w:val="24"/>
          <w:szCs w:val="24"/>
          <w:lang w:val="mn-MN"/>
        </w:rPr>
      </w:pPr>
      <w:r w:rsidRPr="00E35F62">
        <w:rPr>
          <w:rFonts w:ascii="Consolas" w:hAnsi="Consolas" w:cs="Consolas"/>
          <w:sz w:val="24"/>
          <w:szCs w:val="24"/>
          <w:lang w:val="mn-MN"/>
        </w:rPr>
        <w:t xml:space="preserve">        );</w:t>
      </w:r>
    </w:p>
    <w:p w14:paraId="039B07B3" w14:textId="77777777" w:rsidR="002F1FCD" w:rsidRPr="00E35F62" w:rsidRDefault="002F1FCD" w:rsidP="002F1FCD">
      <w:pPr>
        <w:spacing w:after="0"/>
        <w:rPr>
          <w:rFonts w:ascii="Consolas" w:hAnsi="Consolas" w:cs="Consolas"/>
          <w:sz w:val="24"/>
          <w:szCs w:val="24"/>
          <w:lang w:val="mn-MN"/>
        </w:rPr>
      </w:pPr>
      <w:r w:rsidRPr="00E35F62">
        <w:rPr>
          <w:rFonts w:ascii="Consolas" w:hAnsi="Consolas" w:cs="Consolas"/>
          <w:sz w:val="24"/>
          <w:szCs w:val="24"/>
          <w:lang w:val="mn-MN"/>
        </w:rPr>
        <w:t xml:space="preserve">        register_post_type('portfolio',$feature_args);</w:t>
      </w:r>
    </w:p>
    <w:p w14:paraId="6D8308E2" w14:textId="77777777" w:rsidR="002F1FCD" w:rsidRPr="00E35F62" w:rsidRDefault="002F1FCD" w:rsidP="002F1FCD">
      <w:pPr>
        <w:spacing w:after="0"/>
        <w:rPr>
          <w:rFonts w:ascii="Consolas" w:hAnsi="Consolas" w:cs="Consolas"/>
          <w:sz w:val="24"/>
          <w:szCs w:val="24"/>
          <w:lang w:val="mn-MN"/>
        </w:rPr>
      </w:pPr>
      <w:r w:rsidRPr="00E35F62">
        <w:rPr>
          <w:rFonts w:ascii="Consolas" w:hAnsi="Consolas" w:cs="Consolas"/>
          <w:sz w:val="24"/>
          <w:szCs w:val="24"/>
          <w:lang w:val="mn-MN"/>
        </w:rPr>
        <w:t>}</w:t>
      </w:r>
    </w:p>
    <w:p w14:paraId="56F8C268" w14:textId="77777777" w:rsidR="00991E17" w:rsidRPr="00E35F62" w:rsidRDefault="00991E17">
      <w:pPr>
        <w:spacing w:after="0"/>
        <w:rPr>
          <w:rFonts w:ascii="Consolas" w:hAnsi="Consolas" w:cs="Consolas"/>
          <w:sz w:val="24"/>
          <w:szCs w:val="24"/>
          <w:lang w:val="mn-MN"/>
        </w:rPr>
      </w:pPr>
    </w:p>
    <w:p w14:paraId="2046F6CF" w14:textId="77777777" w:rsidR="007D4FA5" w:rsidRPr="00E35F62" w:rsidRDefault="007D4FA5">
      <w:pPr>
        <w:spacing w:after="0"/>
        <w:rPr>
          <w:rFonts w:ascii="Consolas" w:hAnsi="Consolas" w:cs="Consolas"/>
          <w:sz w:val="24"/>
          <w:szCs w:val="24"/>
          <w:lang w:val="mn-MN"/>
        </w:rPr>
      </w:pPr>
      <w:r w:rsidRPr="00E35F62">
        <w:rPr>
          <w:rFonts w:ascii="Consolas" w:hAnsi="Consolas" w:cs="Consolas"/>
          <w:sz w:val="24"/>
          <w:szCs w:val="24"/>
          <w:lang w:val="mn-MN"/>
        </w:rPr>
        <w:t xml:space="preserve"> </w:t>
      </w:r>
      <w:r w:rsidRPr="00E35F62">
        <w:rPr>
          <w:rFonts w:ascii="Consolas" w:hAnsi="Consolas" w:cs="Consolas"/>
          <w:sz w:val="24"/>
          <w:szCs w:val="24"/>
          <w:highlight w:val="red"/>
          <w:lang w:val="mn-MN"/>
        </w:rPr>
        <w:t>Title</w:t>
      </w:r>
      <w:r w:rsidRPr="00E35F62">
        <w:rPr>
          <w:rFonts w:ascii="Consolas" w:hAnsi="Consolas" w:cs="Consolas"/>
          <w:sz w:val="24"/>
          <w:szCs w:val="24"/>
          <w:lang w:val="mn-MN"/>
        </w:rPr>
        <w:t xml:space="preserve">  </w:t>
      </w:r>
      <w:r w:rsidRPr="00E35F62">
        <w:rPr>
          <w:rFonts w:ascii="Consolas" w:hAnsi="Consolas" w:cs="Consolas"/>
          <w:sz w:val="24"/>
          <w:szCs w:val="24"/>
          <w:lang w:val="mn-MN"/>
        </w:rPr>
        <w:tab/>
        <w:t xml:space="preserve">= нэр өгөх хэсэг </w:t>
      </w:r>
    </w:p>
    <w:p w14:paraId="5D7733AC" w14:textId="77777777" w:rsidR="007D4FA5" w:rsidRPr="00E35F62" w:rsidRDefault="007D4FA5">
      <w:pPr>
        <w:spacing w:after="0"/>
        <w:rPr>
          <w:rFonts w:ascii="Consolas" w:hAnsi="Consolas" w:cs="Consolas"/>
          <w:sz w:val="24"/>
          <w:szCs w:val="24"/>
          <w:lang w:val="mn-MN"/>
        </w:rPr>
      </w:pPr>
      <w:r w:rsidRPr="00E35F62">
        <w:rPr>
          <w:rFonts w:ascii="Consolas" w:hAnsi="Consolas" w:cs="Consolas"/>
          <w:sz w:val="24"/>
          <w:szCs w:val="24"/>
          <w:lang w:val="mn-MN"/>
        </w:rPr>
        <w:t xml:space="preserve"> </w:t>
      </w:r>
      <w:r w:rsidRPr="00E35F62">
        <w:rPr>
          <w:rFonts w:ascii="Consolas" w:hAnsi="Consolas" w:cs="Consolas"/>
          <w:sz w:val="24"/>
          <w:szCs w:val="24"/>
          <w:highlight w:val="yellow"/>
          <w:lang w:val="mn-MN"/>
        </w:rPr>
        <w:t>Editor</w:t>
      </w:r>
      <w:r w:rsidRPr="00E35F62">
        <w:rPr>
          <w:rFonts w:ascii="Consolas" w:hAnsi="Consolas" w:cs="Consolas"/>
          <w:sz w:val="24"/>
          <w:szCs w:val="24"/>
          <w:lang w:val="mn-MN"/>
        </w:rPr>
        <w:tab/>
        <w:t>= засварлах, дэлгэрэнгүй хэсэг</w:t>
      </w:r>
    </w:p>
    <w:p w14:paraId="41062A78" w14:textId="77777777" w:rsidR="007D4FA5" w:rsidRPr="00E35F62" w:rsidRDefault="007D4FA5">
      <w:pPr>
        <w:spacing w:after="0"/>
        <w:rPr>
          <w:rFonts w:ascii="Consolas" w:hAnsi="Consolas" w:cs="Consolas"/>
          <w:sz w:val="24"/>
          <w:szCs w:val="24"/>
          <w:lang w:val="mn-MN"/>
        </w:rPr>
      </w:pPr>
      <w:r w:rsidRPr="00E35F62">
        <w:rPr>
          <w:rFonts w:ascii="Consolas" w:hAnsi="Consolas" w:cs="Consolas"/>
          <w:sz w:val="24"/>
          <w:szCs w:val="24"/>
          <w:lang w:val="mn-MN"/>
        </w:rPr>
        <w:t xml:space="preserve"> </w:t>
      </w:r>
      <w:r w:rsidRPr="00E35F62">
        <w:rPr>
          <w:rFonts w:ascii="Consolas" w:hAnsi="Consolas" w:cs="Consolas"/>
          <w:sz w:val="24"/>
          <w:szCs w:val="24"/>
          <w:highlight w:val="cyan"/>
          <w:lang w:val="mn-MN"/>
        </w:rPr>
        <w:t>Thumbnail</w:t>
      </w:r>
      <w:r w:rsidRPr="00E35F62">
        <w:rPr>
          <w:rFonts w:ascii="Consolas" w:hAnsi="Consolas" w:cs="Consolas"/>
          <w:sz w:val="24"/>
          <w:szCs w:val="24"/>
          <w:lang w:val="mn-MN"/>
        </w:rPr>
        <w:t xml:space="preserve"> = featured image </w:t>
      </w:r>
      <w:r w:rsidR="00AD3AC1" w:rsidRPr="00E35F62">
        <w:rPr>
          <w:rFonts w:ascii="Consolas" w:hAnsi="Consolas" w:cs="Consolas"/>
          <w:sz w:val="24"/>
          <w:szCs w:val="24"/>
          <w:lang w:val="mn-MN"/>
        </w:rPr>
        <w:t>хэсэг гэх мэт юу юу байлгахуу гэдгээ ш</w:t>
      </w:r>
      <w:r w:rsidR="00E141A7" w:rsidRPr="00E35F62">
        <w:rPr>
          <w:rFonts w:ascii="Consolas" w:hAnsi="Consolas" w:cs="Consolas"/>
          <w:sz w:val="24"/>
          <w:szCs w:val="24"/>
          <w:lang w:val="mn-MN"/>
        </w:rPr>
        <w:t xml:space="preserve">ийдэж өгдөг байгаа. </w:t>
      </w:r>
    </w:p>
    <w:p w14:paraId="24982765" w14:textId="77777777" w:rsidR="00A85610" w:rsidRPr="00E35F62" w:rsidRDefault="00A85610">
      <w:pPr>
        <w:spacing w:after="0"/>
        <w:rPr>
          <w:rFonts w:ascii="Consolas" w:hAnsi="Consolas" w:cs="Consolas"/>
          <w:sz w:val="24"/>
          <w:szCs w:val="24"/>
          <w:lang w:val="mn-MN"/>
        </w:rPr>
      </w:pPr>
      <w:r w:rsidRPr="00E35F62">
        <w:rPr>
          <w:rFonts w:ascii="Consolas" w:hAnsi="Consolas" w:cs="Consolas"/>
          <w:sz w:val="24"/>
          <w:szCs w:val="24"/>
          <w:lang w:val="mn-MN"/>
        </w:rPr>
        <w:t>Өөр нэмж үүгэх бол тухайн хэсгийг х</w:t>
      </w:r>
      <w:r w:rsidR="00E141A7" w:rsidRPr="00E35F62">
        <w:rPr>
          <w:rFonts w:ascii="Consolas" w:hAnsi="Consolas" w:cs="Consolas"/>
          <w:sz w:val="24"/>
          <w:szCs w:val="24"/>
          <w:lang w:val="mn-MN"/>
        </w:rPr>
        <w:t xml:space="preserve">уулж тавиал нэрийг солиол болоо. </w:t>
      </w:r>
    </w:p>
    <w:p w14:paraId="7C2C1372" w14:textId="77777777" w:rsidR="00E141A7" w:rsidRPr="00E35F62" w:rsidRDefault="00E141A7">
      <w:pPr>
        <w:spacing w:after="0"/>
        <w:rPr>
          <w:rFonts w:ascii="Consolas" w:hAnsi="Consolas" w:cs="Consolas"/>
          <w:sz w:val="24"/>
          <w:szCs w:val="24"/>
          <w:lang w:val="mn-MN"/>
        </w:rPr>
      </w:pPr>
    </w:p>
    <w:p w14:paraId="41F300BD" w14:textId="77777777" w:rsidR="00E141A7" w:rsidRPr="00E35F62" w:rsidRDefault="00E141A7">
      <w:pPr>
        <w:spacing w:after="0"/>
        <w:rPr>
          <w:rFonts w:ascii="Consolas" w:hAnsi="Consolas" w:cs="Consolas"/>
          <w:b/>
          <w:sz w:val="24"/>
          <w:szCs w:val="24"/>
          <w:lang w:val="mn-MN"/>
        </w:rPr>
      </w:pPr>
      <w:r w:rsidRPr="00E35F62">
        <w:rPr>
          <w:rFonts w:ascii="Consolas" w:hAnsi="Consolas" w:cs="Consolas"/>
          <w:b/>
          <w:sz w:val="24"/>
          <w:szCs w:val="24"/>
          <w:lang w:val="mn-MN"/>
        </w:rPr>
        <w:t xml:space="preserve">Нэмсэнийхээ дараа нүүр хуудсанд дуудаж гаргаж ирэх </w:t>
      </w:r>
    </w:p>
    <w:p w14:paraId="2270241C" w14:textId="77777777" w:rsidR="00E141A7" w:rsidRPr="00E35F62" w:rsidRDefault="00E141A7" w:rsidP="00E141A7">
      <w:pPr>
        <w:spacing w:after="0"/>
        <w:rPr>
          <w:rFonts w:ascii="Consolas" w:hAnsi="Consolas" w:cs="Consolas"/>
          <w:sz w:val="24"/>
          <w:szCs w:val="24"/>
          <w:lang w:val="mn-MN"/>
        </w:rPr>
      </w:pPr>
      <w:r w:rsidRPr="00E35F62">
        <w:rPr>
          <w:rFonts w:ascii="Consolas" w:hAnsi="Consolas" w:cs="Consolas"/>
          <w:sz w:val="24"/>
          <w:szCs w:val="24"/>
          <w:lang w:val="mn-MN"/>
        </w:rPr>
        <w:t xml:space="preserve">   </w:t>
      </w:r>
    </w:p>
    <w:p w14:paraId="43260AA8" w14:textId="77777777" w:rsidR="00E141A7" w:rsidRPr="00E35F62" w:rsidRDefault="00E141A7" w:rsidP="00E141A7">
      <w:pPr>
        <w:spacing w:after="0"/>
        <w:rPr>
          <w:rFonts w:ascii="Consolas" w:hAnsi="Consolas" w:cs="Consolas"/>
          <w:sz w:val="24"/>
          <w:szCs w:val="24"/>
          <w:lang w:val="mn-MN"/>
        </w:rPr>
      </w:pPr>
      <w:r w:rsidRPr="00E35F62">
        <w:rPr>
          <w:rFonts w:ascii="Consolas" w:hAnsi="Consolas" w:cs="Consolas"/>
          <w:sz w:val="24"/>
          <w:szCs w:val="24"/>
          <w:lang w:val="mn-MN"/>
        </w:rPr>
        <w:t xml:space="preserve">Post type давьталт </w:t>
      </w:r>
    </w:p>
    <w:p w14:paraId="2573A99F" w14:textId="77777777" w:rsidR="00F87768" w:rsidRPr="00E35F62" w:rsidRDefault="00F87768" w:rsidP="00E141A7">
      <w:pPr>
        <w:spacing w:after="0"/>
        <w:rPr>
          <w:rFonts w:ascii="Consolas" w:hAnsi="Consolas" w:cs="Consolas"/>
          <w:sz w:val="24"/>
          <w:szCs w:val="24"/>
          <w:lang w:val="mn-MN"/>
        </w:rPr>
      </w:pPr>
      <w:r w:rsidRPr="00E35F62">
        <w:rPr>
          <w:rFonts w:ascii="Consolas" w:hAnsi="Consolas" w:cs="Consolas"/>
          <w:sz w:val="24"/>
          <w:szCs w:val="24"/>
          <w:lang w:val="mn-MN"/>
        </w:rPr>
        <w:t>&lt;!--  Энэний гадна давталт эхлэх болно --&gt;</w:t>
      </w:r>
    </w:p>
    <w:p w14:paraId="613F0363" w14:textId="77777777" w:rsidR="00F87768" w:rsidRPr="00E35F62" w:rsidRDefault="00F87768" w:rsidP="00F87768">
      <w:pPr>
        <w:spacing w:after="0"/>
        <w:rPr>
          <w:rFonts w:ascii="Consolas" w:hAnsi="Consolas" w:cs="Consolas"/>
          <w:sz w:val="24"/>
          <w:szCs w:val="24"/>
          <w:lang w:val="mn-MN"/>
        </w:rPr>
      </w:pPr>
      <w:r w:rsidRPr="00E35F62">
        <w:rPr>
          <w:rFonts w:ascii="Consolas" w:hAnsi="Consolas" w:cs="Consolas"/>
          <w:sz w:val="24"/>
          <w:szCs w:val="24"/>
          <w:lang w:val="mn-MN"/>
        </w:rPr>
        <w:t xml:space="preserve">&lt;?php </w:t>
      </w:r>
    </w:p>
    <w:p w14:paraId="4971E9DF" w14:textId="77777777" w:rsidR="00F87768" w:rsidRPr="00E35F62" w:rsidRDefault="00F87768" w:rsidP="00F87768">
      <w:pPr>
        <w:spacing w:after="0"/>
        <w:rPr>
          <w:rFonts w:ascii="Consolas" w:hAnsi="Consolas" w:cs="Consolas"/>
          <w:sz w:val="24"/>
          <w:szCs w:val="24"/>
          <w:lang w:val="mn-MN"/>
        </w:rPr>
      </w:pPr>
      <w:r w:rsidRPr="00E35F62">
        <w:rPr>
          <w:rFonts w:ascii="Consolas" w:hAnsi="Consolas" w:cs="Consolas"/>
          <w:sz w:val="24"/>
          <w:szCs w:val="24"/>
          <w:lang w:val="mn-MN"/>
        </w:rPr>
        <w:t>$args = array( 'post_type' =&gt; '</w:t>
      </w:r>
      <w:r w:rsidRPr="00E35F62">
        <w:rPr>
          <w:rFonts w:ascii="Consolas" w:hAnsi="Consolas" w:cs="Consolas"/>
          <w:sz w:val="24"/>
          <w:szCs w:val="24"/>
          <w:highlight w:val="red"/>
          <w:lang w:val="mn-MN"/>
        </w:rPr>
        <w:t>slider</w:t>
      </w:r>
      <w:r w:rsidRPr="00E35F62">
        <w:rPr>
          <w:rFonts w:ascii="Consolas" w:hAnsi="Consolas" w:cs="Consolas"/>
          <w:sz w:val="24"/>
          <w:szCs w:val="24"/>
          <w:lang w:val="mn-MN"/>
        </w:rPr>
        <w:t xml:space="preserve">', 'post_per_page' =&gt; </w:t>
      </w:r>
      <w:r w:rsidRPr="00E35F62">
        <w:rPr>
          <w:rFonts w:ascii="Consolas" w:hAnsi="Consolas" w:cs="Consolas"/>
          <w:sz w:val="24"/>
          <w:szCs w:val="24"/>
          <w:highlight w:val="yellow"/>
          <w:lang w:val="mn-MN"/>
        </w:rPr>
        <w:t>5</w:t>
      </w:r>
      <w:r w:rsidRPr="00E35F62">
        <w:rPr>
          <w:rFonts w:ascii="Consolas" w:hAnsi="Consolas" w:cs="Consolas"/>
          <w:sz w:val="24"/>
          <w:szCs w:val="24"/>
          <w:lang w:val="mn-MN"/>
        </w:rPr>
        <w:t>, 'order' =&gt; '</w:t>
      </w:r>
      <w:r w:rsidRPr="00E35F62">
        <w:rPr>
          <w:rFonts w:ascii="Consolas" w:hAnsi="Consolas" w:cs="Consolas"/>
          <w:sz w:val="24"/>
          <w:szCs w:val="24"/>
          <w:highlight w:val="green"/>
          <w:lang w:val="mn-MN"/>
        </w:rPr>
        <w:t>ASC</w:t>
      </w:r>
      <w:r w:rsidRPr="00E35F62">
        <w:rPr>
          <w:rFonts w:ascii="Consolas" w:hAnsi="Consolas" w:cs="Consolas"/>
          <w:sz w:val="24"/>
          <w:szCs w:val="24"/>
          <w:lang w:val="mn-MN"/>
        </w:rPr>
        <w:t>',);</w:t>
      </w:r>
    </w:p>
    <w:p w14:paraId="3225E1FC" w14:textId="77777777" w:rsidR="00F87768" w:rsidRPr="00E35F62" w:rsidRDefault="00F87768" w:rsidP="00F87768">
      <w:pPr>
        <w:spacing w:after="0"/>
        <w:rPr>
          <w:rFonts w:ascii="Consolas" w:hAnsi="Consolas" w:cs="Consolas"/>
          <w:sz w:val="24"/>
          <w:szCs w:val="24"/>
          <w:lang w:val="mn-MN"/>
        </w:rPr>
      </w:pPr>
      <w:r w:rsidRPr="00E35F62">
        <w:rPr>
          <w:rFonts w:ascii="Consolas" w:hAnsi="Consolas" w:cs="Consolas"/>
          <w:sz w:val="24"/>
          <w:szCs w:val="24"/>
          <w:lang w:val="mn-MN"/>
        </w:rPr>
        <w:t>$loop = new WP_Query( $args );</w:t>
      </w:r>
    </w:p>
    <w:p w14:paraId="725B4F72" w14:textId="77777777" w:rsidR="00F87768" w:rsidRPr="00E35F62" w:rsidRDefault="00F87768" w:rsidP="00F87768">
      <w:pPr>
        <w:spacing w:after="0"/>
        <w:rPr>
          <w:rFonts w:ascii="Consolas" w:hAnsi="Consolas" w:cs="Consolas"/>
          <w:sz w:val="24"/>
          <w:szCs w:val="24"/>
          <w:lang w:val="mn-MN"/>
        </w:rPr>
      </w:pPr>
      <w:r w:rsidRPr="00E35F62">
        <w:rPr>
          <w:rFonts w:ascii="Consolas" w:hAnsi="Consolas" w:cs="Consolas"/>
          <w:sz w:val="24"/>
          <w:szCs w:val="24"/>
          <w:lang w:val="mn-MN"/>
        </w:rPr>
        <w:t>while ( $loop-&gt;have_posts() ) : $loop-&gt;the_post();</w:t>
      </w:r>
    </w:p>
    <w:p w14:paraId="3403AC85" w14:textId="77777777" w:rsidR="00E141A7" w:rsidRPr="00E35F62" w:rsidRDefault="00F87768" w:rsidP="00F87768">
      <w:pPr>
        <w:spacing w:after="0"/>
        <w:rPr>
          <w:rFonts w:ascii="Consolas" w:hAnsi="Consolas" w:cs="Consolas"/>
          <w:sz w:val="24"/>
          <w:szCs w:val="24"/>
          <w:lang w:val="mn-MN"/>
        </w:rPr>
      </w:pPr>
      <w:r w:rsidRPr="00E35F62">
        <w:rPr>
          <w:rFonts w:ascii="Consolas" w:hAnsi="Consolas" w:cs="Consolas"/>
          <w:sz w:val="24"/>
          <w:szCs w:val="24"/>
          <w:lang w:val="mn-MN"/>
        </w:rPr>
        <w:t>?&gt;</w:t>
      </w:r>
    </w:p>
    <w:p w14:paraId="0BFE3792" w14:textId="77777777" w:rsidR="00FF5F1D" w:rsidRPr="00E35F62" w:rsidRDefault="0010654B" w:rsidP="00FF5F1D">
      <w:pPr>
        <w:spacing w:after="0"/>
        <w:rPr>
          <w:rFonts w:ascii="Consolas" w:hAnsi="Consolas" w:cs="Consolas"/>
          <w:sz w:val="24"/>
          <w:szCs w:val="24"/>
          <w:lang w:val="mn-MN"/>
        </w:rPr>
      </w:pPr>
      <w:r w:rsidRPr="00E35F62">
        <w:rPr>
          <w:rFonts w:ascii="Consolas" w:hAnsi="Consolas" w:cs="Consolas"/>
          <w:sz w:val="24"/>
          <w:szCs w:val="24"/>
          <w:lang w:val="mn-MN"/>
        </w:rPr>
        <w:t xml:space="preserve"> </w:t>
      </w:r>
      <w:r w:rsidRPr="00E35F62">
        <w:rPr>
          <w:rFonts w:ascii="Consolas" w:hAnsi="Consolas" w:cs="Consolas"/>
          <w:sz w:val="24"/>
          <w:szCs w:val="24"/>
          <w:highlight w:val="red"/>
          <w:lang w:val="mn-MN"/>
        </w:rPr>
        <w:t>Slider</w:t>
      </w:r>
      <w:r w:rsidR="00FF5F1D" w:rsidRPr="00E35F62">
        <w:rPr>
          <w:rFonts w:ascii="Consolas" w:hAnsi="Consolas" w:cs="Consolas"/>
          <w:sz w:val="24"/>
          <w:szCs w:val="24"/>
          <w:lang w:val="mn-MN"/>
        </w:rPr>
        <w:t xml:space="preserve">  </w:t>
      </w:r>
      <w:r w:rsidR="00FF5F1D" w:rsidRPr="00E35F62">
        <w:rPr>
          <w:rFonts w:ascii="Consolas" w:hAnsi="Consolas" w:cs="Consolas"/>
          <w:sz w:val="24"/>
          <w:szCs w:val="24"/>
          <w:lang w:val="mn-MN"/>
        </w:rPr>
        <w:tab/>
        <w:t xml:space="preserve">= </w:t>
      </w:r>
      <w:r w:rsidRPr="00E35F62">
        <w:rPr>
          <w:rFonts w:ascii="Consolas" w:hAnsi="Consolas" w:cs="Consolas"/>
          <w:sz w:val="24"/>
          <w:szCs w:val="24"/>
          <w:lang w:val="mn-MN"/>
        </w:rPr>
        <w:t xml:space="preserve">Post-ын нэр </w:t>
      </w:r>
    </w:p>
    <w:p w14:paraId="32A699EE" w14:textId="77777777" w:rsidR="00FF5F1D" w:rsidRPr="00E35F62" w:rsidRDefault="00FF5F1D" w:rsidP="00FF5F1D">
      <w:pPr>
        <w:spacing w:after="0"/>
        <w:rPr>
          <w:rFonts w:ascii="Consolas" w:hAnsi="Consolas" w:cs="Consolas"/>
          <w:sz w:val="24"/>
          <w:szCs w:val="24"/>
          <w:lang w:val="mn-MN"/>
        </w:rPr>
      </w:pPr>
      <w:r w:rsidRPr="00E35F62">
        <w:rPr>
          <w:rFonts w:ascii="Consolas" w:hAnsi="Consolas" w:cs="Consolas"/>
          <w:sz w:val="24"/>
          <w:szCs w:val="24"/>
          <w:lang w:val="mn-MN"/>
        </w:rPr>
        <w:t xml:space="preserve"> </w:t>
      </w:r>
      <w:r w:rsidR="0010654B" w:rsidRPr="00E35F62">
        <w:rPr>
          <w:rFonts w:ascii="Consolas" w:hAnsi="Consolas" w:cs="Consolas"/>
          <w:sz w:val="24"/>
          <w:szCs w:val="24"/>
          <w:highlight w:val="yellow"/>
          <w:lang w:val="mn-MN"/>
        </w:rPr>
        <w:t>5</w:t>
      </w:r>
      <w:r w:rsidR="0010654B" w:rsidRPr="00E35F62">
        <w:rPr>
          <w:rFonts w:ascii="Consolas" w:hAnsi="Consolas" w:cs="Consolas"/>
          <w:sz w:val="24"/>
          <w:szCs w:val="24"/>
          <w:lang w:val="mn-MN"/>
        </w:rPr>
        <w:t xml:space="preserve">  </w:t>
      </w:r>
      <w:r w:rsidRPr="00E35F62">
        <w:rPr>
          <w:rFonts w:ascii="Consolas" w:hAnsi="Consolas" w:cs="Consolas"/>
          <w:sz w:val="24"/>
          <w:szCs w:val="24"/>
          <w:lang w:val="mn-MN"/>
        </w:rPr>
        <w:tab/>
      </w:r>
      <w:r w:rsidR="0010654B" w:rsidRPr="00E35F62">
        <w:rPr>
          <w:rFonts w:ascii="Consolas" w:hAnsi="Consolas" w:cs="Consolas"/>
          <w:sz w:val="24"/>
          <w:szCs w:val="24"/>
          <w:lang w:val="mn-MN"/>
        </w:rPr>
        <w:t xml:space="preserve"> </w:t>
      </w:r>
      <w:r w:rsidR="0010654B" w:rsidRPr="00E35F62">
        <w:rPr>
          <w:rFonts w:ascii="Consolas" w:hAnsi="Consolas" w:cs="Consolas"/>
          <w:sz w:val="24"/>
          <w:szCs w:val="24"/>
          <w:lang w:val="mn-MN"/>
        </w:rPr>
        <w:tab/>
      </w:r>
      <w:r w:rsidRPr="00E35F62">
        <w:rPr>
          <w:rFonts w:ascii="Consolas" w:hAnsi="Consolas" w:cs="Consolas"/>
          <w:sz w:val="24"/>
          <w:szCs w:val="24"/>
          <w:lang w:val="mn-MN"/>
        </w:rPr>
        <w:t xml:space="preserve">= </w:t>
      </w:r>
      <w:r w:rsidR="0010654B" w:rsidRPr="00E35F62">
        <w:rPr>
          <w:rFonts w:ascii="Consolas" w:hAnsi="Consolas" w:cs="Consolas"/>
          <w:sz w:val="24"/>
          <w:szCs w:val="24"/>
          <w:lang w:val="mn-MN"/>
        </w:rPr>
        <w:t xml:space="preserve">Хэдэн удаа тавтах хэлж өгнө. </w:t>
      </w:r>
    </w:p>
    <w:p w14:paraId="3C6C1AA6" w14:textId="77777777" w:rsidR="00FF5F1D" w:rsidRPr="00E35F62" w:rsidRDefault="00FF5F1D" w:rsidP="00FF5F1D">
      <w:pPr>
        <w:spacing w:after="0"/>
        <w:rPr>
          <w:rFonts w:ascii="Consolas" w:hAnsi="Consolas" w:cs="Consolas"/>
          <w:sz w:val="24"/>
          <w:szCs w:val="24"/>
          <w:lang w:val="mn-MN"/>
        </w:rPr>
      </w:pPr>
      <w:r w:rsidRPr="00E35F62">
        <w:rPr>
          <w:rFonts w:ascii="Consolas" w:hAnsi="Consolas" w:cs="Consolas"/>
          <w:sz w:val="24"/>
          <w:szCs w:val="24"/>
          <w:lang w:val="mn-MN"/>
        </w:rPr>
        <w:lastRenderedPageBreak/>
        <w:t xml:space="preserve"> </w:t>
      </w:r>
      <w:r w:rsidR="0010654B" w:rsidRPr="00E35F62">
        <w:rPr>
          <w:rFonts w:ascii="Consolas" w:hAnsi="Consolas" w:cs="Consolas"/>
          <w:b/>
          <w:sz w:val="24"/>
          <w:szCs w:val="24"/>
          <w:highlight w:val="green"/>
          <w:lang w:val="mn-MN"/>
        </w:rPr>
        <w:t>ASC</w:t>
      </w:r>
      <w:r w:rsidRPr="00E35F62">
        <w:rPr>
          <w:rFonts w:ascii="Consolas" w:hAnsi="Consolas" w:cs="Consolas"/>
          <w:sz w:val="24"/>
          <w:szCs w:val="24"/>
          <w:lang w:val="mn-MN"/>
        </w:rPr>
        <w:t xml:space="preserve"> </w:t>
      </w:r>
      <w:r w:rsidR="0010654B" w:rsidRPr="00E35F62">
        <w:rPr>
          <w:rFonts w:ascii="Consolas" w:hAnsi="Consolas" w:cs="Consolas"/>
          <w:sz w:val="24"/>
          <w:szCs w:val="24"/>
          <w:lang w:val="mn-MN"/>
        </w:rPr>
        <w:tab/>
      </w:r>
      <w:r w:rsidR="0010654B" w:rsidRPr="00E35F62">
        <w:rPr>
          <w:rFonts w:ascii="Consolas" w:hAnsi="Consolas" w:cs="Consolas"/>
          <w:sz w:val="24"/>
          <w:szCs w:val="24"/>
          <w:lang w:val="mn-MN"/>
        </w:rPr>
        <w:tab/>
      </w:r>
      <w:r w:rsidRPr="00E35F62">
        <w:rPr>
          <w:rFonts w:ascii="Consolas" w:hAnsi="Consolas" w:cs="Consolas"/>
          <w:sz w:val="24"/>
          <w:szCs w:val="24"/>
          <w:lang w:val="mn-MN"/>
        </w:rPr>
        <w:t xml:space="preserve">= </w:t>
      </w:r>
      <w:r w:rsidR="0010654B" w:rsidRPr="00E35F62">
        <w:rPr>
          <w:rFonts w:ascii="Consolas" w:hAnsi="Consolas" w:cs="Consolas"/>
          <w:sz w:val="24"/>
          <w:szCs w:val="24"/>
          <w:lang w:val="mn-MN"/>
        </w:rPr>
        <w:t xml:space="preserve">хамгийн </w:t>
      </w:r>
      <w:r w:rsidR="0010654B" w:rsidRPr="00E35F62">
        <w:rPr>
          <w:rFonts w:ascii="Consolas" w:hAnsi="Consolas" w:cs="Consolas"/>
          <w:sz w:val="24"/>
          <w:szCs w:val="24"/>
          <w:highlight w:val="green"/>
          <w:lang w:val="mn-MN"/>
        </w:rPr>
        <w:t>эхэнд</w:t>
      </w:r>
      <w:r w:rsidR="0010654B" w:rsidRPr="00E35F62">
        <w:rPr>
          <w:rFonts w:ascii="Consolas" w:hAnsi="Consolas" w:cs="Consolas"/>
          <w:sz w:val="24"/>
          <w:szCs w:val="24"/>
          <w:lang w:val="mn-MN"/>
        </w:rPr>
        <w:t xml:space="preserve"> оруулсан </w:t>
      </w:r>
      <w:r w:rsidR="0010654B" w:rsidRPr="00E35F62">
        <w:rPr>
          <w:rFonts w:ascii="Consolas" w:hAnsi="Consolas" w:cs="Consolas"/>
          <w:sz w:val="24"/>
          <w:szCs w:val="24"/>
          <w:highlight w:val="green"/>
          <w:lang w:val="mn-MN"/>
        </w:rPr>
        <w:t>эхэнд</w:t>
      </w:r>
      <w:r w:rsidR="0010654B" w:rsidRPr="00E35F62">
        <w:rPr>
          <w:rFonts w:ascii="Consolas" w:hAnsi="Consolas" w:cs="Consolas"/>
          <w:sz w:val="24"/>
          <w:szCs w:val="24"/>
          <w:lang w:val="mn-MN"/>
        </w:rPr>
        <w:t xml:space="preserve"> гарах дарааллаар мэдээнүүд гарна. </w:t>
      </w:r>
    </w:p>
    <w:p w14:paraId="1A472E52" w14:textId="77777777" w:rsidR="0010654B" w:rsidRPr="00E35F62" w:rsidRDefault="0010654B" w:rsidP="00FF5F1D">
      <w:pPr>
        <w:spacing w:after="0"/>
        <w:rPr>
          <w:rFonts w:ascii="Consolas" w:hAnsi="Consolas" w:cs="Consolas"/>
          <w:b/>
          <w:sz w:val="24"/>
          <w:szCs w:val="24"/>
          <w:lang w:val="mn-MN"/>
        </w:rPr>
      </w:pPr>
      <w:r w:rsidRPr="00E35F62">
        <w:rPr>
          <w:rFonts w:ascii="Consolas" w:hAnsi="Consolas" w:cs="Consolas"/>
          <w:sz w:val="24"/>
          <w:szCs w:val="24"/>
          <w:lang w:val="mn-MN"/>
        </w:rPr>
        <w:t xml:space="preserve"> </w:t>
      </w:r>
      <w:r w:rsidRPr="00E35F62">
        <w:rPr>
          <w:rFonts w:ascii="Consolas" w:hAnsi="Consolas" w:cs="Consolas"/>
          <w:b/>
          <w:sz w:val="24"/>
          <w:szCs w:val="24"/>
          <w:highlight w:val="cyan"/>
          <w:lang w:val="mn-MN"/>
        </w:rPr>
        <w:t>DESC</w:t>
      </w:r>
      <w:r w:rsidRPr="00E35F62">
        <w:rPr>
          <w:rFonts w:ascii="Consolas" w:hAnsi="Consolas" w:cs="Consolas"/>
          <w:sz w:val="24"/>
          <w:szCs w:val="24"/>
          <w:lang w:val="mn-MN"/>
        </w:rPr>
        <w:t xml:space="preserve"> </w:t>
      </w:r>
      <w:r w:rsidRPr="00E35F62">
        <w:rPr>
          <w:rFonts w:ascii="Consolas" w:hAnsi="Consolas" w:cs="Consolas"/>
          <w:sz w:val="24"/>
          <w:szCs w:val="24"/>
          <w:lang w:val="mn-MN"/>
        </w:rPr>
        <w:tab/>
        <w:t xml:space="preserve">= хамгийн </w:t>
      </w:r>
      <w:r w:rsidRPr="00E35F62">
        <w:rPr>
          <w:rFonts w:ascii="Consolas" w:hAnsi="Consolas" w:cs="Consolas"/>
          <w:sz w:val="24"/>
          <w:szCs w:val="24"/>
          <w:highlight w:val="cyan"/>
          <w:lang w:val="mn-MN"/>
        </w:rPr>
        <w:t>сүүлд</w:t>
      </w:r>
      <w:r w:rsidRPr="00E35F62">
        <w:rPr>
          <w:rFonts w:ascii="Consolas" w:hAnsi="Consolas" w:cs="Consolas"/>
          <w:sz w:val="24"/>
          <w:szCs w:val="24"/>
          <w:lang w:val="mn-MN"/>
        </w:rPr>
        <w:t xml:space="preserve"> оруулсан </w:t>
      </w:r>
      <w:r w:rsidRPr="00E35F62">
        <w:rPr>
          <w:rFonts w:ascii="Consolas" w:hAnsi="Consolas" w:cs="Consolas"/>
          <w:sz w:val="24"/>
          <w:szCs w:val="24"/>
          <w:highlight w:val="cyan"/>
          <w:lang w:val="mn-MN"/>
        </w:rPr>
        <w:t>эхэнд</w:t>
      </w:r>
      <w:r w:rsidRPr="00E35F62">
        <w:rPr>
          <w:rFonts w:ascii="Consolas" w:hAnsi="Consolas" w:cs="Consolas"/>
          <w:sz w:val="24"/>
          <w:szCs w:val="24"/>
          <w:lang w:val="mn-MN"/>
        </w:rPr>
        <w:t xml:space="preserve"> гарах дарааллаар мэдээнүүд гарна.</w:t>
      </w:r>
    </w:p>
    <w:p w14:paraId="37C8B55D" w14:textId="5B0AF70E" w:rsidR="0010654B" w:rsidRDefault="0010654B" w:rsidP="00FF5F1D">
      <w:pPr>
        <w:spacing w:after="0"/>
        <w:rPr>
          <w:rFonts w:ascii="Consolas" w:hAnsi="Consolas" w:cs="Consolas"/>
          <w:b/>
          <w:sz w:val="24"/>
          <w:szCs w:val="24"/>
          <w:lang w:val="mn-MN"/>
        </w:rPr>
      </w:pPr>
    </w:p>
    <w:p w14:paraId="29E285C1" w14:textId="77777777" w:rsidR="00F87768" w:rsidRPr="00E35F62" w:rsidRDefault="00F87768" w:rsidP="00F87768">
      <w:pPr>
        <w:spacing w:after="0"/>
        <w:rPr>
          <w:rFonts w:ascii="Consolas" w:hAnsi="Consolas" w:cs="Consolas"/>
          <w:b/>
          <w:sz w:val="24"/>
          <w:szCs w:val="24"/>
          <w:lang w:val="mn-MN"/>
        </w:rPr>
      </w:pPr>
      <w:r w:rsidRPr="00E35F62">
        <w:rPr>
          <w:rFonts w:ascii="Consolas" w:hAnsi="Consolas" w:cs="Consolas"/>
          <w:b/>
          <w:sz w:val="24"/>
          <w:szCs w:val="24"/>
          <w:lang w:val="mn-MN"/>
        </w:rPr>
        <w:t xml:space="preserve">              &lt;!--  Энд давталт төгсөх болно. --&gt;</w:t>
      </w:r>
    </w:p>
    <w:p w14:paraId="72321633" w14:textId="77777777" w:rsidR="00F87768" w:rsidRPr="00E35F62" w:rsidRDefault="00F87768" w:rsidP="00F87768">
      <w:pPr>
        <w:spacing w:after="0"/>
        <w:rPr>
          <w:rFonts w:ascii="Consolas" w:hAnsi="Consolas" w:cs="Consolas"/>
          <w:b/>
          <w:sz w:val="24"/>
          <w:szCs w:val="24"/>
          <w:lang w:val="mn-MN"/>
        </w:rPr>
      </w:pPr>
      <w:r w:rsidRPr="00E35F62">
        <w:rPr>
          <w:rFonts w:ascii="Consolas" w:hAnsi="Consolas" w:cs="Consolas"/>
          <w:b/>
          <w:sz w:val="24"/>
          <w:szCs w:val="24"/>
          <w:lang w:val="mn-MN"/>
        </w:rPr>
        <w:t>&lt;?php endwhile; ?&gt;</w:t>
      </w:r>
    </w:p>
    <w:p w14:paraId="068AA19C" w14:textId="77777777" w:rsidR="00F87768" w:rsidRPr="00E35F62" w:rsidRDefault="00F87768" w:rsidP="00F87768">
      <w:pPr>
        <w:spacing w:after="0"/>
        <w:rPr>
          <w:rFonts w:ascii="Consolas" w:hAnsi="Consolas" w:cs="Consolas"/>
          <w:b/>
          <w:sz w:val="24"/>
          <w:szCs w:val="24"/>
          <w:lang w:val="mn-MN"/>
        </w:rPr>
      </w:pPr>
      <w:r w:rsidRPr="00E35F62">
        <w:rPr>
          <w:rFonts w:ascii="Consolas" w:hAnsi="Consolas" w:cs="Consolas"/>
          <w:b/>
          <w:sz w:val="24"/>
          <w:szCs w:val="24"/>
          <w:lang w:val="mn-MN"/>
        </w:rPr>
        <w:t>&lt;?php wp_reset_query(); ?&gt;</w:t>
      </w:r>
    </w:p>
    <w:p w14:paraId="0F66938C" w14:textId="77777777" w:rsidR="00345DDF" w:rsidRPr="00E35F62" w:rsidRDefault="00345DDF" w:rsidP="00F87768">
      <w:pPr>
        <w:spacing w:after="0"/>
        <w:rPr>
          <w:rFonts w:ascii="Consolas" w:hAnsi="Consolas" w:cs="Consolas"/>
          <w:b/>
          <w:sz w:val="24"/>
          <w:szCs w:val="24"/>
          <w:lang w:val="mn-MN"/>
        </w:rPr>
      </w:pPr>
    </w:p>
    <w:p w14:paraId="6D372C56" w14:textId="77777777" w:rsidR="00345DDF" w:rsidRPr="00E35F62" w:rsidRDefault="00345DDF" w:rsidP="00F87768">
      <w:pPr>
        <w:spacing w:after="0"/>
        <w:rPr>
          <w:rFonts w:ascii="Consolas" w:hAnsi="Consolas" w:cs="Consolas"/>
          <w:sz w:val="24"/>
          <w:szCs w:val="24"/>
          <w:lang w:val="mn-MN"/>
        </w:rPr>
      </w:pPr>
      <w:r w:rsidRPr="00E35F62">
        <w:rPr>
          <w:rFonts w:ascii="Consolas" w:hAnsi="Consolas" w:cs="Consolas"/>
          <w:sz w:val="24"/>
          <w:szCs w:val="24"/>
          <w:lang w:val="mn-MN"/>
        </w:rPr>
        <w:t>Жнь</w:t>
      </w:r>
    </w:p>
    <w:p w14:paraId="78ACCE35" w14:textId="69228641" w:rsidR="00345DDF" w:rsidRDefault="00345DDF" w:rsidP="00F87768">
      <w:pPr>
        <w:spacing w:after="0"/>
        <w:rPr>
          <w:rFonts w:ascii="Consolas" w:hAnsi="Consolas" w:cs="Consolas"/>
          <w:b/>
          <w:sz w:val="24"/>
          <w:szCs w:val="24"/>
          <w:lang w:val="mn-MN"/>
        </w:rPr>
      </w:pPr>
    </w:p>
    <w:p w14:paraId="53163EA9" w14:textId="77777777" w:rsidR="009A2955" w:rsidRPr="009A2955" w:rsidRDefault="009A2955" w:rsidP="009A2955">
      <w:pPr>
        <w:spacing w:after="0"/>
        <w:rPr>
          <w:rFonts w:ascii="Consolas" w:hAnsi="Consolas" w:cs="Consolas"/>
          <w:b/>
          <w:sz w:val="24"/>
          <w:szCs w:val="24"/>
        </w:rPr>
      </w:pPr>
      <w:proofErr w:type="spellStart"/>
      <w:r>
        <w:rPr>
          <w:rFonts w:ascii="Consolas" w:hAnsi="Consolas" w:cs="Consolas"/>
          <w:b/>
          <w:sz w:val="24"/>
          <w:szCs w:val="24"/>
        </w:rPr>
        <w:t>Index.php</w:t>
      </w:r>
      <w:proofErr w:type="spellEnd"/>
    </w:p>
    <w:p w14:paraId="6C855B8E" w14:textId="5F5E7191" w:rsidR="009A2955" w:rsidRDefault="009A2955" w:rsidP="00F87768">
      <w:pPr>
        <w:spacing w:after="0"/>
        <w:rPr>
          <w:rFonts w:ascii="Consolas" w:hAnsi="Consolas" w:cs="Consolas"/>
          <w:b/>
          <w:sz w:val="24"/>
          <w:szCs w:val="24"/>
        </w:rPr>
      </w:pPr>
      <w:proofErr w:type="gramStart"/>
      <w:r w:rsidRPr="009A2955">
        <w:rPr>
          <w:rFonts w:ascii="Consolas" w:hAnsi="Consolas" w:cs="Consolas"/>
          <w:b/>
          <w:sz w:val="24"/>
          <w:szCs w:val="24"/>
        </w:rPr>
        <w:t>&lt;!--</w:t>
      </w:r>
      <w:proofErr w:type="gramEnd"/>
      <w:r w:rsidRPr="009A2955">
        <w:rPr>
          <w:rFonts w:ascii="Consolas" w:hAnsi="Consolas" w:cs="Consolas"/>
          <w:b/>
          <w:sz w:val="24"/>
          <w:szCs w:val="24"/>
        </w:rPr>
        <w:t xml:space="preserve"> </w:t>
      </w:r>
      <w:proofErr w:type="spellStart"/>
      <w:r w:rsidRPr="009A2955">
        <w:rPr>
          <w:rFonts w:ascii="Consolas" w:hAnsi="Consolas" w:cs="Consolas"/>
          <w:b/>
          <w:sz w:val="24"/>
          <w:szCs w:val="24"/>
        </w:rPr>
        <w:t>энэ</w:t>
      </w:r>
      <w:proofErr w:type="spellEnd"/>
      <w:r w:rsidRPr="009A2955">
        <w:rPr>
          <w:rFonts w:ascii="Consolas" w:hAnsi="Consolas" w:cs="Consolas"/>
          <w:b/>
          <w:sz w:val="24"/>
          <w:szCs w:val="24"/>
        </w:rPr>
        <w:t xml:space="preserve"> </w:t>
      </w:r>
      <w:proofErr w:type="spellStart"/>
      <w:r w:rsidRPr="009A2955">
        <w:rPr>
          <w:rFonts w:ascii="Consolas" w:hAnsi="Consolas" w:cs="Consolas"/>
          <w:b/>
          <w:sz w:val="24"/>
          <w:szCs w:val="24"/>
        </w:rPr>
        <w:t>бол</w:t>
      </w:r>
      <w:proofErr w:type="spellEnd"/>
      <w:r w:rsidRPr="009A2955">
        <w:rPr>
          <w:rFonts w:ascii="Consolas" w:hAnsi="Consolas" w:cs="Consolas"/>
          <w:b/>
          <w:sz w:val="24"/>
          <w:szCs w:val="24"/>
        </w:rPr>
        <w:t xml:space="preserve"> Post type </w:t>
      </w:r>
      <w:proofErr w:type="spellStart"/>
      <w:r w:rsidRPr="009A2955">
        <w:rPr>
          <w:rFonts w:ascii="Consolas" w:hAnsi="Consolas" w:cs="Consolas"/>
          <w:b/>
          <w:sz w:val="24"/>
          <w:szCs w:val="24"/>
        </w:rPr>
        <w:t>ашиглаад</w:t>
      </w:r>
      <w:proofErr w:type="spellEnd"/>
      <w:r w:rsidRPr="009A2955">
        <w:rPr>
          <w:rFonts w:ascii="Consolas" w:hAnsi="Consolas" w:cs="Consolas"/>
          <w:b/>
          <w:sz w:val="24"/>
          <w:szCs w:val="24"/>
        </w:rPr>
        <w:t xml:space="preserve"> </w:t>
      </w:r>
      <w:proofErr w:type="spellStart"/>
      <w:r w:rsidRPr="009A2955">
        <w:rPr>
          <w:rFonts w:ascii="Consolas" w:hAnsi="Consolas" w:cs="Consolas"/>
          <w:b/>
          <w:sz w:val="24"/>
          <w:szCs w:val="24"/>
        </w:rPr>
        <w:t>ангилал</w:t>
      </w:r>
      <w:proofErr w:type="spellEnd"/>
      <w:r w:rsidRPr="009A2955">
        <w:rPr>
          <w:rFonts w:ascii="Consolas" w:hAnsi="Consolas" w:cs="Consolas"/>
          <w:b/>
          <w:sz w:val="24"/>
          <w:szCs w:val="24"/>
        </w:rPr>
        <w:t xml:space="preserve"> </w:t>
      </w:r>
      <w:proofErr w:type="spellStart"/>
      <w:r w:rsidRPr="009A2955">
        <w:rPr>
          <w:rFonts w:ascii="Consolas" w:hAnsi="Consolas" w:cs="Consolas"/>
          <w:b/>
          <w:sz w:val="24"/>
          <w:szCs w:val="24"/>
        </w:rPr>
        <w:t>үүсгээд</w:t>
      </w:r>
      <w:proofErr w:type="spellEnd"/>
      <w:r w:rsidRPr="009A2955">
        <w:rPr>
          <w:rFonts w:ascii="Consolas" w:hAnsi="Consolas" w:cs="Consolas"/>
          <w:b/>
          <w:sz w:val="24"/>
          <w:szCs w:val="24"/>
        </w:rPr>
        <w:t xml:space="preserve"> </w:t>
      </w:r>
      <w:proofErr w:type="spellStart"/>
      <w:r w:rsidRPr="009A2955">
        <w:rPr>
          <w:rFonts w:ascii="Consolas" w:hAnsi="Consolas" w:cs="Consolas"/>
          <w:b/>
          <w:sz w:val="24"/>
          <w:szCs w:val="24"/>
        </w:rPr>
        <w:t>тэгээд</w:t>
      </w:r>
      <w:proofErr w:type="spellEnd"/>
      <w:r w:rsidRPr="009A2955">
        <w:rPr>
          <w:rFonts w:ascii="Consolas" w:hAnsi="Consolas" w:cs="Consolas"/>
          <w:b/>
          <w:sz w:val="24"/>
          <w:szCs w:val="24"/>
        </w:rPr>
        <w:t xml:space="preserve"> </w:t>
      </w:r>
      <w:proofErr w:type="spellStart"/>
      <w:r w:rsidRPr="009A2955">
        <w:rPr>
          <w:rFonts w:ascii="Consolas" w:hAnsi="Consolas" w:cs="Consolas"/>
          <w:b/>
          <w:sz w:val="24"/>
          <w:szCs w:val="24"/>
        </w:rPr>
        <w:t>дэлгэцэн</w:t>
      </w:r>
      <w:proofErr w:type="spellEnd"/>
      <w:r w:rsidRPr="009A2955">
        <w:rPr>
          <w:rFonts w:ascii="Consolas" w:hAnsi="Consolas" w:cs="Consolas"/>
          <w:b/>
          <w:sz w:val="24"/>
          <w:szCs w:val="24"/>
        </w:rPr>
        <w:t xml:space="preserve"> </w:t>
      </w:r>
      <w:proofErr w:type="spellStart"/>
      <w:r w:rsidRPr="009A2955">
        <w:rPr>
          <w:rFonts w:ascii="Consolas" w:hAnsi="Consolas" w:cs="Consolas"/>
          <w:b/>
          <w:sz w:val="24"/>
          <w:szCs w:val="24"/>
        </w:rPr>
        <w:t>буюу</w:t>
      </w:r>
      <w:proofErr w:type="spellEnd"/>
      <w:r w:rsidRPr="009A2955">
        <w:rPr>
          <w:rFonts w:ascii="Consolas" w:hAnsi="Consolas" w:cs="Consolas"/>
          <w:b/>
          <w:sz w:val="24"/>
          <w:szCs w:val="24"/>
        </w:rPr>
        <w:t xml:space="preserve"> </w:t>
      </w:r>
      <w:proofErr w:type="spellStart"/>
      <w:r w:rsidRPr="009A2955">
        <w:rPr>
          <w:rFonts w:ascii="Consolas" w:hAnsi="Consolas" w:cs="Consolas"/>
          <w:b/>
          <w:sz w:val="24"/>
          <w:szCs w:val="24"/>
        </w:rPr>
        <w:t>нүүр</w:t>
      </w:r>
      <w:proofErr w:type="spellEnd"/>
      <w:r w:rsidRPr="009A2955">
        <w:rPr>
          <w:rFonts w:ascii="Consolas" w:hAnsi="Consolas" w:cs="Consolas"/>
          <w:b/>
          <w:sz w:val="24"/>
          <w:szCs w:val="24"/>
        </w:rPr>
        <w:t xml:space="preserve">  </w:t>
      </w:r>
      <w:proofErr w:type="spellStart"/>
      <w:r w:rsidRPr="009A2955">
        <w:rPr>
          <w:rFonts w:ascii="Consolas" w:hAnsi="Consolas" w:cs="Consolas"/>
          <w:b/>
          <w:sz w:val="24"/>
          <w:szCs w:val="24"/>
        </w:rPr>
        <w:t>дээр</w:t>
      </w:r>
      <w:proofErr w:type="spellEnd"/>
      <w:r w:rsidRPr="009A2955">
        <w:rPr>
          <w:rFonts w:ascii="Consolas" w:hAnsi="Consolas" w:cs="Consolas"/>
          <w:b/>
          <w:sz w:val="24"/>
          <w:szCs w:val="24"/>
        </w:rPr>
        <w:t xml:space="preserve"> slider </w:t>
      </w:r>
      <w:proofErr w:type="spellStart"/>
      <w:r w:rsidRPr="009A2955">
        <w:rPr>
          <w:rFonts w:ascii="Consolas" w:hAnsi="Consolas" w:cs="Consolas"/>
          <w:b/>
          <w:sz w:val="24"/>
          <w:szCs w:val="24"/>
        </w:rPr>
        <w:t>гаргаж</w:t>
      </w:r>
      <w:proofErr w:type="spellEnd"/>
      <w:r w:rsidRPr="009A2955">
        <w:rPr>
          <w:rFonts w:ascii="Consolas" w:hAnsi="Consolas" w:cs="Consolas"/>
          <w:b/>
          <w:sz w:val="24"/>
          <w:szCs w:val="24"/>
        </w:rPr>
        <w:t xml:space="preserve"> </w:t>
      </w:r>
      <w:proofErr w:type="spellStart"/>
      <w:r w:rsidRPr="009A2955">
        <w:rPr>
          <w:rFonts w:ascii="Consolas" w:hAnsi="Consolas" w:cs="Consolas"/>
          <w:b/>
          <w:sz w:val="24"/>
          <w:szCs w:val="24"/>
        </w:rPr>
        <w:t>ирэх</w:t>
      </w:r>
      <w:proofErr w:type="spellEnd"/>
      <w:r w:rsidRPr="009A2955">
        <w:rPr>
          <w:rFonts w:ascii="Consolas" w:hAnsi="Consolas" w:cs="Consolas"/>
          <w:b/>
          <w:sz w:val="24"/>
          <w:szCs w:val="24"/>
        </w:rPr>
        <w:t xml:space="preserve">  --&gt;</w:t>
      </w:r>
    </w:p>
    <w:p w14:paraId="4537C362" w14:textId="074F5C2C" w:rsidR="00060974" w:rsidRDefault="00060974" w:rsidP="00F87768">
      <w:pPr>
        <w:spacing w:after="0"/>
        <w:rPr>
          <w:rFonts w:ascii="Consolas" w:hAnsi="Consolas" w:cs="Consolas"/>
          <w:b/>
          <w:sz w:val="24"/>
          <w:szCs w:val="24"/>
        </w:rPr>
      </w:pPr>
    </w:p>
    <w:p w14:paraId="0A8FC819" w14:textId="689C33FC" w:rsidR="00060974" w:rsidRDefault="00060974" w:rsidP="00F87768">
      <w:pPr>
        <w:spacing w:after="0"/>
        <w:rPr>
          <w:rFonts w:ascii="Consolas" w:hAnsi="Consolas" w:cs="Consolas"/>
          <w:b/>
          <w:sz w:val="24"/>
          <w:szCs w:val="24"/>
          <w:lang w:val="mn-MN"/>
        </w:rPr>
      </w:pPr>
      <w:r>
        <w:rPr>
          <w:rFonts w:ascii="Consolas" w:hAnsi="Consolas" w:cs="Consolas"/>
          <w:b/>
          <w:sz w:val="24"/>
          <w:szCs w:val="24"/>
        </w:rPr>
        <w:t xml:space="preserve">Slider – new add </w:t>
      </w:r>
      <w:r>
        <w:rPr>
          <w:rFonts w:ascii="Consolas" w:hAnsi="Consolas" w:cs="Consolas"/>
          <w:b/>
          <w:sz w:val="24"/>
          <w:szCs w:val="24"/>
          <w:lang w:val="mn-MN"/>
        </w:rPr>
        <w:t xml:space="preserve">гэдэг дээр </w:t>
      </w:r>
    </w:p>
    <w:p w14:paraId="4B8345BB" w14:textId="6A173EA5" w:rsidR="00060974" w:rsidRDefault="00060974" w:rsidP="00F87768">
      <w:pPr>
        <w:spacing w:after="0"/>
        <w:rPr>
          <w:rFonts w:ascii="Consolas" w:hAnsi="Consolas" w:cs="Consolas"/>
          <w:b/>
          <w:sz w:val="24"/>
          <w:szCs w:val="24"/>
          <w:lang w:val="mn-MN"/>
        </w:rPr>
      </w:pPr>
      <w:r>
        <w:rPr>
          <w:rFonts w:ascii="Consolas" w:hAnsi="Consolas" w:cs="Consolas"/>
          <w:b/>
          <w:sz w:val="24"/>
          <w:szCs w:val="24"/>
          <w:lang w:val="mn-MN"/>
        </w:rPr>
        <w:t>1 зурагтай хамт оруул</w:t>
      </w:r>
    </w:p>
    <w:p w14:paraId="216AB3C4" w14:textId="6E327FDC" w:rsidR="00060974" w:rsidRDefault="00060974" w:rsidP="00F87768">
      <w:pPr>
        <w:spacing w:after="0"/>
        <w:rPr>
          <w:rFonts w:ascii="Consolas" w:hAnsi="Consolas" w:cs="Consolas"/>
          <w:b/>
          <w:sz w:val="24"/>
          <w:szCs w:val="24"/>
          <w:lang w:val="mn-MN"/>
        </w:rPr>
      </w:pPr>
      <w:r>
        <w:rPr>
          <w:rFonts w:ascii="Consolas" w:hAnsi="Consolas" w:cs="Consolas"/>
          <w:b/>
          <w:sz w:val="24"/>
          <w:szCs w:val="24"/>
          <w:lang w:val="mn-MN"/>
        </w:rPr>
        <w:t xml:space="preserve">2 </w:t>
      </w:r>
      <w:r>
        <w:rPr>
          <w:rFonts w:ascii="Consolas" w:hAnsi="Consolas" w:cs="Consolas"/>
          <w:b/>
          <w:sz w:val="24"/>
          <w:szCs w:val="24"/>
          <w:lang w:val="mn-MN"/>
        </w:rPr>
        <w:t>зурагтай хамт оруул</w:t>
      </w:r>
    </w:p>
    <w:p w14:paraId="1C6E096E" w14:textId="1AC6E56E" w:rsidR="00060974" w:rsidRDefault="00060974" w:rsidP="00F87768">
      <w:pPr>
        <w:spacing w:after="0"/>
        <w:rPr>
          <w:rFonts w:ascii="Consolas" w:hAnsi="Consolas" w:cs="Consolas"/>
          <w:b/>
          <w:sz w:val="24"/>
          <w:szCs w:val="24"/>
          <w:lang w:val="mn-MN"/>
        </w:rPr>
      </w:pPr>
      <w:r>
        <w:rPr>
          <w:rFonts w:ascii="Consolas" w:hAnsi="Consolas" w:cs="Consolas"/>
          <w:b/>
          <w:sz w:val="24"/>
          <w:szCs w:val="24"/>
          <w:lang w:val="mn-MN"/>
        </w:rPr>
        <w:t xml:space="preserve">3 </w:t>
      </w:r>
      <w:r>
        <w:rPr>
          <w:rFonts w:ascii="Consolas" w:hAnsi="Consolas" w:cs="Consolas"/>
          <w:b/>
          <w:sz w:val="24"/>
          <w:szCs w:val="24"/>
          <w:lang w:val="mn-MN"/>
        </w:rPr>
        <w:t>зурагтай хамт оруул</w:t>
      </w:r>
    </w:p>
    <w:p w14:paraId="5B5C666E" w14:textId="02D27004" w:rsidR="00060974" w:rsidRDefault="00060974" w:rsidP="00F87768">
      <w:pPr>
        <w:spacing w:after="0"/>
        <w:rPr>
          <w:rFonts w:ascii="Consolas" w:hAnsi="Consolas" w:cs="Consolas"/>
          <w:b/>
          <w:sz w:val="24"/>
          <w:szCs w:val="24"/>
          <w:lang w:val="mn-MN"/>
        </w:rPr>
      </w:pPr>
    </w:p>
    <w:p w14:paraId="5E200C10" w14:textId="0E7BAE04" w:rsidR="00060974" w:rsidRDefault="00060974" w:rsidP="00F87768">
      <w:pPr>
        <w:spacing w:after="0"/>
        <w:rPr>
          <w:rFonts w:ascii="Consolas" w:hAnsi="Consolas" w:cs="Consolas"/>
          <w:b/>
          <w:sz w:val="24"/>
          <w:szCs w:val="24"/>
          <w:lang w:val="mn-MN"/>
        </w:rPr>
      </w:pPr>
    </w:p>
    <w:p w14:paraId="39CF7EA9" w14:textId="2F8326BD" w:rsidR="00060974" w:rsidRDefault="00060974" w:rsidP="00F87768">
      <w:pPr>
        <w:spacing w:after="0"/>
        <w:rPr>
          <w:rFonts w:ascii="Consolas" w:hAnsi="Consolas" w:cs="Consolas"/>
          <w:b/>
          <w:sz w:val="24"/>
          <w:szCs w:val="24"/>
          <w:lang w:val="mn-MN"/>
        </w:rPr>
      </w:pPr>
      <w:r>
        <w:rPr>
          <w:rFonts w:ascii="Consolas" w:hAnsi="Consolas" w:cs="Consolas"/>
          <w:b/>
          <w:sz w:val="24"/>
          <w:szCs w:val="24"/>
          <w:lang w:val="mn-MN"/>
        </w:rPr>
        <w:t>13 хичээл 12,00 дуусав</w:t>
      </w:r>
    </w:p>
    <w:p w14:paraId="25555093" w14:textId="77777777" w:rsidR="00060974" w:rsidRPr="00060974" w:rsidRDefault="00060974" w:rsidP="00F87768">
      <w:pPr>
        <w:spacing w:after="0"/>
        <w:rPr>
          <w:rFonts w:ascii="Consolas" w:hAnsi="Consolas" w:cs="Consolas"/>
          <w:b/>
          <w:sz w:val="24"/>
          <w:szCs w:val="24"/>
          <w:lang w:val="mn-MN"/>
        </w:rPr>
      </w:pPr>
    </w:p>
    <w:p w14:paraId="186FC7E9" w14:textId="77777777" w:rsidR="00345DDF" w:rsidRPr="00E35F62" w:rsidRDefault="00345DDF" w:rsidP="00345DDF">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&lt;!-- slider --&gt;</w:t>
      </w:r>
    </w:p>
    <w:p w14:paraId="1354E47A" w14:textId="77777777" w:rsidR="00345DDF" w:rsidRPr="00E35F62" w:rsidRDefault="00345DDF" w:rsidP="00345DDF">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&lt;div class="slider"&gt;</w:t>
      </w:r>
    </w:p>
    <w:p w14:paraId="3ACDE3F4" w14:textId="77777777" w:rsidR="00345DDF" w:rsidRPr="00E35F62" w:rsidRDefault="00345DDF" w:rsidP="00345DDF">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&lt;div class="swiper-container"&gt;</w:t>
      </w:r>
    </w:p>
    <w:p w14:paraId="07AED3FF" w14:textId="77777777" w:rsidR="00345DDF" w:rsidRPr="00E35F62" w:rsidRDefault="00345DDF" w:rsidP="00345DDF">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&lt;div class="swiper-wrapper"&gt;</w:t>
      </w:r>
    </w:p>
    <w:p w14:paraId="590794A2" w14:textId="77777777" w:rsidR="00345DDF" w:rsidRPr="00E35F62" w:rsidRDefault="00345DDF" w:rsidP="00345DDF">
      <w:pPr>
        <w:spacing w:after="0"/>
        <w:rPr>
          <w:rFonts w:ascii="Consolas" w:hAnsi="Consolas" w:cs="Consolas"/>
          <w:color w:val="FF0000"/>
          <w:sz w:val="24"/>
          <w:szCs w:val="24"/>
          <w:lang w:val="mn-MN"/>
        </w:rPr>
      </w:pPr>
      <w:r w:rsidRPr="00E35F62">
        <w:rPr>
          <w:rFonts w:ascii="Consolas" w:hAnsi="Consolas" w:cs="Consolas"/>
          <w:color w:val="FF0000"/>
          <w:sz w:val="24"/>
          <w:szCs w:val="24"/>
          <w:lang w:val="mn-MN"/>
        </w:rPr>
        <w:t xml:space="preserve">        &lt;!--  Энэний гадна давталт эхлэх болно --&gt;</w:t>
      </w:r>
    </w:p>
    <w:p w14:paraId="12DDF122" w14:textId="77777777" w:rsidR="00345DDF" w:rsidRPr="00E35F62" w:rsidRDefault="00345DDF" w:rsidP="00345DDF">
      <w:pPr>
        <w:spacing w:after="0"/>
        <w:rPr>
          <w:rFonts w:ascii="Consolas" w:hAnsi="Consolas" w:cs="Consolas"/>
          <w:color w:val="FF0000"/>
          <w:sz w:val="24"/>
          <w:szCs w:val="24"/>
          <w:lang w:val="mn-MN"/>
        </w:rPr>
      </w:pPr>
      <w:r w:rsidRPr="00E35F62">
        <w:rPr>
          <w:rFonts w:ascii="Consolas" w:hAnsi="Consolas" w:cs="Consolas"/>
          <w:color w:val="FF0000"/>
          <w:sz w:val="24"/>
          <w:szCs w:val="24"/>
          <w:lang w:val="mn-MN"/>
        </w:rPr>
        <w:t xml:space="preserve">        &lt;?php </w:t>
      </w:r>
    </w:p>
    <w:p w14:paraId="67785681" w14:textId="77777777" w:rsidR="00345DDF" w:rsidRPr="00E35F62" w:rsidRDefault="00345DDF" w:rsidP="00345DDF">
      <w:pPr>
        <w:spacing w:after="0"/>
        <w:rPr>
          <w:rFonts w:ascii="Consolas" w:hAnsi="Consolas" w:cs="Consolas"/>
          <w:color w:val="FF0000"/>
          <w:sz w:val="24"/>
          <w:szCs w:val="24"/>
          <w:lang w:val="mn-MN"/>
        </w:rPr>
      </w:pPr>
      <w:r w:rsidRPr="00E35F62">
        <w:rPr>
          <w:rFonts w:ascii="Consolas" w:hAnsi="Consolas" w:cs="Consolas"/>
          <w:color w:val="FF0000"/>
          <w:sz w:val="24"/>
          <w:szCs w:val="24"/>
          <w:lang w:val="mn-MN"/>
        </w:rPr>
        <w:t xml:space="preserve">            $args = array( 'post_type' =&gt; 'slider', 'post_per_page' =&gt; 5, 'order' =&gt; 'ASC',);</w:t>
      </w:r>
    </w:p>
    <w:p w14:paraId="0E9B72B3" w14:textId="77777777" w:rsidR="00345DDF" w:rsidRPr="00E35F62" w:rsidRDefault="00345DDF" w:rsidP="00345DDF">
      <w:pPr>
        <w:spacing w:after="0"/>
        <w:rPr>
          <w:rFonts w:ascii="Consolas" w:hAnsi="Consolas" w:cs="Consolas"/>
          <w:color w:val="FF0000"/>
          <w:sz w:val="24"/>
          <w:szCs w:val="24"/>
          <w:lang w:val="mn-MN"/>
        </w:rPr>
      </w:pPr>
      <w:r w:rsidRPr="00E35F62">
        <w:rPr>
          <w:rFonts w:ascii="Consolas" w:hAnsi="Consolas" w:cs="Consolas"/>
          <w:color w:val="FF0000"/>
          <w:sz w:val="24"/>
          <w:szCs w:val="24"/>
          <w:lang w:val="mn-MN"/>
        </w:rPr>
        <w:t xml:space="preserve">            $loop = new WP_Query( $args );</w:t>
      </w:r>
    </w:p>
    <w:p w14:paraId="7C8BFCB7" w14:textId="77777777" w:rsidR="00345DDF" w:rsidRPr="00E35F62" w:rsidRDefault="00345DDF" w:rsidP="00345DDF">
      <w:pPr>
        <w:spacing w:after="0"/>
        <w:rPr>
          <w:rFonts w:ascii="Consolas" w:hAnsi="Consolas" w:cs="Consolas"/>
          <w:color w:val="FF0000"/>
          <w:sz w:val="24"/>
          <w:szCs w:val="24"/>
          <w:lang w:val="mn-MN"/>
        </w:rPr>
      </w:pPr>
      <w:r w:rsidRPr="00E35F62">
        <w:rPr>
          <w:rFonts w:ascii="Consolas" w:hAnsi="Consolas" w:cs="Consolas"/>
          <w:color w:val="FF0000"/>
          <w:sz w:val="24"/>
          <w:szCs w:val="24"/>
          <w:lang w:val="mn-MN"/>
        </w:rPr>
        <w:t xml:space="preserve">            while ( $loop-&gt;have_posts() ) : $loop-&gt;the_post();</w:t>
      </w:r>
    </w:p>
    <w:p w14:paraId="216AE175" w14:textId="77777777" w:rsidR="00345DDF" w:rsidRPr="00E35F62" w:rsidRDefault="00345DDF" w:rsidP="00345DDF">
      <w:pPr>
        <w:spacing w:after="0"/>
        <w:rPr>
          <w:rFonts w:ascii="Consolas" w:hAnsi="Consolas" w:cs="Consolas"/>
          <w:color w:val="FF0000"/>
          <w:sz w:val="24"/>
          <w:szCs w:val="24"/>
          <w:lang w:val="mn-MN"/>
        </w:rPr>
      </w:pPr>
      <w:r w:rsidRPr="00E35F62">
        <w:rPr>
          <w:rFonts w:ascii="Consolas" w:hAnsi="Consolas" w:cs="Consolas"/>
          <w:color w:val="FF0000"/>
          <w:sz w:val="24"/>
          <w:szCs w:val="24"/>
          <w:lang w:val="mn-MN"/>
        </w:rPr>
        <w:t xml:space="preserve">        ?&gt;</w:t>
      </w:r>
    </w:p>
    <w:p w14:paraId="1C580B6A" w14:textId="77777777" w:rsidR="00345DDF" w:rsidRPr="00E35F62" w:rsidRDefault="00345DDF" w:rsidP="00345DDF">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&lt;div class="swiper-slide"&gt;</w:t>
      </w:r>
    </w:p>
    <w:p w14:paraId="78BAA70A" w14:textId="77777777" w:rsidR="00345DDF" w:rsidRPr="00E35F62" w:rsidRDefault="00345DDF" w:rsidP="00345DDF">
      <w:pPr>
        <w:spacing w:after="0"/>
        <w:rPr>
          <w:rFonts w:ascii="Consolas" w:hAnsi="Consolas" w:cs="Consolas"/>
          <w:color w:val="5B9BD5" w:themeColor="accent1"/>
          <w:sz w:val="24"/>
          <w:szCs w:val="24"/>
          <w:lang w:val="mn-MN"/>
        </w:rPr>
      </w:pPr>
      <w:r w:rsidRPr="00E35F62">
        <w:rPr>
          <w:rFonts w:ascii="Consolas" w:hAnsi="Consolas" w:cs="Consolas"/>
          <w:color w:val="ED7D31" w:themeColor="accent2"/>
          <w:sz w:val="24"/>
          <w:szCs w:val="24"/>
          <w:lang w:val="mn-MN"/>
        </w:rPr>
        <w:t xml:space="preserve">                </w:t>
      </w:r>
      <w:r w:rsidRPr="00E35F62">
        <w:rPr>
          <w:rFonts w:ascii="Consolas" w:hAnsi="Consolas" w:cs="Consolas"/>
          <w:color w:val="5B9BD5" w:themeColor="accent1"/>
          <w:sz w:val="24"/>
          <w:szCs w:val="24"/>
          <w:lang w:val="mn-MN"/>
        </w:rPr>
        <w:t>&lt;?php</w:t>
      </w:r>
    </w:p>
    <w:p w14:paraId="2BA71A0E" w14:textId="77777777" w:rsidR="00345DDF" w:rsidRPr="00E35F62" w:rsidRDefault="00345DDF" w:rsidP="00345DDF">
      <w:pPr>
        <w:spacing w:after="0"/>
        <w:rPr>
          <w:rFonts w:ascii="Consolas" w:hAnsi="Consolas" w:cs="Consolas"/>
          <w:color w:val="5B9BD5" w:themeColor="accent1"/>
          <w:sz w:val="24"/>
          <w:szCs w:val="24"/>
          <w:lang w:val="mn-MN"/>
        </w:rPr>
      </w:pPr>
      <w:r w:rsidRPr="00E35F62">
        <w:rPr>
          <w:rFonts w:ascii="Consolas" w:hAnsi="Consolas" w:cs="Consolas"/>
          <w:color w:val="5B9BD5" w:themeColor="accent1"/>
          <w:sz w:val="24"/>
          <w:szCs w:val="24"/>
          <w:lang w:val="mn-MN"/>
        </w:rPr>
        <w:t xml:space="preserve">                    $thumb_id = get_post_thumbnail_id();</w:t>
      </w:r>
    </w:p>
    <w:p w14:paraId="449F4275" w14:textId="77777777" w:rsidR="00345DDF" w:rsidRPr="00E35F62" w:rsidRDefault="00345DDF" w:rsidP="00345DDF">
      <w:pPr>
        <w:spacing w:after="0"/>
        <w:rPr>
          <w:rFonts w:ascii="Consolas" w:hAnsi="Consolas" w:cs="Consolas"/>
          <w:color w:val="5B9BD5" w:themeColor="accent1"/>
          <w:sz w:val="24"/>
          <w:szCs w:val="24"/>
          <w:lang w:val="mn-MN"/>
        </w:rPr>
      </w:pPr>
      <w:r w:rsidRPr="00E35F62">
        <w:rPr>
          <w:rFonts w:ascii="Consolas" w:hAnsi="Consolas" w:cs="Consolas"/>
          <w:color w:val="5B9BD5" w:themeColor="accent1"/>
          <w:sz w:val="24"/>
          <w:szCs w:val="24"/>
          <w:lang w:val="mn-MN"/>
        </w:rPr>
        <w:t xml:space="preserve">                    $thumb_url = wp_get_attachment_image_src($thumb_id, 'full', true);</w:t>
      </w:r>
    </w:p>
    <w:p w14:paraId="2CC56543" w14:textId="77777777" w:rsidR="00345DDF" w:rsidRPr="00E35F62" w:rsidRDefault="00345DDF" w:rsidP="00345DDF">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?&gt;</w:t>
      </w:r>
    </w:p>
    <w:p w14:paraId="2BCA7E41" w14:textId="77777777" w:rsidR="00345DDF" w:rsidRPr="00E35F62" w:rsidRDefault="00345DDF" w:rsidP="00345DDF">
      <w:pPr>
        <w:spacing w:after="0"/>
        <w:ind w:left="2160" w:firstLine="720"/>
        <w:rPr>
          <w:rFonts w:ascii="Consolas" w:hAnsi="Consolas" w:cs="Consolas"/>
          <w:color w:val="385623" w:themeColor="accent6" w:themeShade="80"/>
          <w:sz w:val="24"/>
          <w:szCs w:val="24"/>
          <w:lang w:val="mn-MN"/>
        </w:rPr>
      </w:pPr>
      <w:r w:rsidRPr="00E35F62">
        <w:rPr>
          <w:rFonts w:ascii="Consolas" w:hAnsi="Consolas" w:cs="Consolas"/>
          <w:b/>
          <w:sz w:val="24"/>
          <w:szCs w:val="24"/>
          <w:lang w:val="mn-MN"/>
        </w:rPr>
        <w:t>// зурагны url</w:t>
      </w:r>
    </w:p>
    <w:p w14:paraId="125A3EF6" w14:textId="77777777" w:rsidR="00345DDF" w:rsidRPr="00E35F62" w:rsidRDefault="00345DDF" w:rsidP="00345DDF">
      <w:pPr>
        <w:spacing w:after="0"/>
        <w:rPr>
          <w:rFonts w:ascii="Consolas" w:hAnsi="Consolas" w:cs="Consolas"/>
          <w:color w:val="ED7D31" w:themeColor="accent2"/>
          <w:sz w:val="24"/>
          <w:szCs w:val="24"/>
          <w:lang w:val="mn-MN"/>
        </w:rPr>
      </w:pPr>
      <w:r w:rsidRPr="00E35F62">
        <w:rPr>
          <w:rFonts w:ascii="Consolas" w:hAnsi="Consolas" w:cs="Consolas"/>
          <w:color w:val="385623" w:themeColor="accent6" w:themeShade="80"/>
          <w:sz w:val="24"/>
          <w:szCs w:val="24"/>
          <w:lang w:val="mn-MN"/>
        </w:rPr>
        <w:t xml:space="preserve">                &lt;img src="</w:t>
      </w:r>
      <w:r w:rsidRPr="00E35F62">
        <w:rPr>
          <w:rFonts w:ascii="Consolas" w:hAnsi="Consolas" w:cs="Consolas"/>
          <w:color w:val="5B9BD5" w:themeColor="accent1"/>
          <w:sz w:val="24"/>
          <w:szCs w:val="24"/>
          <w:lang w:val="mn-MN"/>
        </w:rPr>
        <w:t>&lt;?php echo $thumb_url[0] ?&gt;</w:t>
      </w:r>
      <w:r w:rsidRPr="00E35F62">
        <w:rPr>
          <w:rFonts w:ascii="Consolas" w:hAnsi="Consolas" w:cs="Consolas"/>
          <w:color w:val="385623" w:themeColor="accent6" w:themeShade="80"/>
          <w:sz w:val="24"/>
          <w:szCs w:val="24"/>
          <w:lang w:val="mn-MN"/>
        </w:rPr>
        <w:t>"&gt;</w:t>
      </w:r>
    </w:p>
    <w:p w14:paraId="2B2E1173" w14:textId="77777777" w:rsidR="00345DDF" w:rsidRPr="00E35F62" w:rsidRDefault="00345DDF" w:rsidP="00345DDF">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&lt;/div&gt;</w:t>
      </w:r>
    </w:p>
    <w:p w14:paraId="21603774" w14:textId="77777777" w:rsidR="00345DDF" w:rsidRPr="00E35F62" w:rsidRDefault="00345DDF" w:rsidP="00345DDF">
      <w:pPr>
        <w:spacing w:after="0"/>
        <w:rPr>
          <w:rFonts w:ascii="Consolas" w:hAnsi="Consolas" w:cs="Consolas"/>
          <w:color w:val="FF0000"/>
          <w:sz w:val="24"/>
          <w:szCs w:val="24"/>
          <w:lang w:val="mn-MN"/>
        </w:rPr>
      </w:pPr>
      <w:r w:rsidRPr="00E35F62">
        <w:rPr>
          <w:rFonts w:ascii="Consolas" w:hAnsi="Consolas" w:cs="Consolas"/>
          <w:color w:val="FF0000"/>
          <w:sz w:val="24"/>
          <w:szCs w:val="24"/>
          <w:lang w:val="mn-MN"/>
        </w:rPr>
        <w:t xml:space="preserve">         &lt;!--  Энд давталт төгсөх болно. --&gt;</w:t>
      </w:r>
    </w:p>
    <w:p w14:paraId="033C2C58" w14:textId="77777777" w:rsidR="00345DDF" w:rsidRPr="00E35F62" w:rsidRDefault="00345DDF" w:rsidP="00345DDF">
      <w:pPr>
        <w:spacing w:after="0"/>
        <w:rPr>
          <w:rFonts w:ascii="Consolas" w:hAnsi="Consolas" w:cs="Consolas"/>
          <w:color w:val="FF0000"/>
          <w:sz w:val="24"/>
          <w:szCs w:val="24"/>
          <w:lang w:val="mn-MN"/>
        </w:rPr>
      </w:pPr>
      <w:r w:rsidRPr="00E35F62">
        <w:rPr>
          <w:rFonts w:ascii="Consolas" w:hAnsi="Consolas" w:cs="Consolas"/>
          <w:color w:val="FF0000"/>
          <w:sz w:val="24"/>
          <w:szCs w:val="24"/>
          <w:lang w:val="mn-MN"/>
        </w:rPr>
        <w:t xml:space="preserve">        &lt;?php endwhile; ?&gt;</w:t>
      </w:r>
    </w:p>
    <w:p w14:paraId="367DDF38" w14:textId="77777777" w:rsidR="00345DDF" w:rsidRPr="00E35F62" w:rsidRDefault="00345DDF" w:rsidP="00345DDF">
      <w:pPr>
        <w:spacing w:after="0"/>
        <w:rPr>
          <w:rFonts w:ascii="Consolas" w:hAnsi="Consolas" w:cs="Consolas"/>
          <w:color w:val="FF0000"/>
          <w:sz w:val="24"/>
          <w:szCs w:val="24"/>
          <w:lang w:val="mn-MN"/>
        </w:rPr>
      </w:pPr>
      <w:r w:rsidRPr="00E35F62">
        <w:rPr>
          <w:rFonts w:ascii="Consolas" w:hAnsi="Consolas" w:cs="Consolas"/>
          <w:color w:val="FF0000"/>
          <w:sz w:val="24"/>
          <w:szCs w:val="24"/>
          <w:lang w:val="mn-MN"/>
        </w:rPr>
        <w:t xml:space="preserve">        &lt;?php wp_reset_query(); ?&gt;</w:t>
      </w:r>
    </w:p>
    <w:p w14:paraId="15E94A7B" w14:textId="77777777" w:rsidR="00345DDF" w:rsidRPr="00E35F62" w:rsidRDefault="00345DDF" w:rsidP="00345DDF">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&lt;/div&gt;</w:t>
      </w:r>
    </w:p>
    <w:p w14:paraId="31DB00B7" w14:textId="77777777" w:rsidR="00345DDF" w:rsidRPr="00E35F62" w:rsidRDefault="00345DDF" w:rsidP="00345DDF">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&lt;!-- Add Arrows --&gt;</w:t>
      </w:r>
    </w:p>
    <w:p w14:paraId="39B73084" w14:textId="77777777" w:rsidR="00345DDF" w:rsidRPr="00E35F62" w:rsidRDefault="00345DDF" w:rsidP="00345DDF">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&lt;div class="swiper-button-next swiper-button-black"&gt;&lt;/div&gt;</w:t>
      </w:r>
    </w:p>
    <w:p w14:paraId="43CD0F18" w14:textId="77777777" w:rsidR="00345DDF" w:rsidRPr="00E35F62" w:rsidRDefault="00345DDF" w:rsidP="00345DDF">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lastRenderedPageBreak/>
        <w:t xml:space="preserve">            &lt;div class="swiper-button-prev swiper-button-white"&gt;&lt;/div&gt;</w:t>
      </w:r>
    </w:p>
    <w:p w14:paraId="2CC8EF13" w14:textId="77777777" w:rsidR="00345DDF" w:rsidRPr="00E35F62" w:rsidRDefault="00345DDF" w:rsidP="00345DDF">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&lt;/div&gt;</w:t>
      </w:r>
    </w:p>
    <w:p w14:paraId="33888033" w14:textId="6E5C5A68" w:rsidR="00345DDF" w:rsidRDefault="00345DDF" w:rsidP="00345DDF">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&lt;/div&gt;</w:t>
      </w:r>
    </w:p>
    <w:p w14:paraId="6805395F" w14:textId="2B76D970" w:rsidR="009A2955" w:rsidRDefault="009A2955" w:rsidP="00345DDF">
      <w:pPr>
        <w:spacing w:after="0"/>
        <w:rPr>
          <w:rFonts w:ascii="Consolas" w:hAnsi="Consolas" w:cs="Consolas"/>
          <w:color w:val="385623" w:themeColor="accent6" w:themeShade="80"/>
          <w:sz w:val="24"/>
          <w:szCs w:val="24"/>
          <w:lang w:val="mn-MN"/>
        </w:rPr>
      </w:pPr>
    </w:p>
    <w:p w14:paraId="0980750F" w14:textId="20176BFC" w:rsidR="009A2955" w:rsidRDefault="009A2955" w:rsidP="00345DDF">
      <w:pPr>
        <w:spacing w:after="0"/>
        <w:rPr>
          <w:rFonts w:ascii="Consolas" w:hAnsi="Consolas" w:cs="Consolas"/>
          <w:color w:val="385623" w:themeColor="accent6" w:themeShade="80"/>
          <w:sz w:val="24"/>
          <w:szCs w:val="24"/>
          <w:lang w:val="mn-MN"/>
        </w:rPr>
      </w:pPr>
    </w:p>
    <w:p w14:paraId="3D966A7A" w14:textId="77777777" w:rsidR="009A2955" w:rsidRPr="00E35F62" w:rsidRDefault="009A2955" w:rsidP="00345DDF">
      <w:pPr>
        <w:spacing w:after="0"/>
        <w:rPr>
          <w:rFonts w:ascii="Consolas" w:hAnsi="Consolas" w:cs="Consolas"/>
          <w:color w:val="385623" w:themeColor="accent6" w:themeShade="80"/>
          <w:sz w:val="24"/>
          <w:szCs w:val="24"/>
          <w:lang w:val="mn-MN"/>
        </w:rPr>
      </w:pPr>
    </w:p>
    <w:p w14:paraId="16AAE545" w14:textId="77777777" w:rsidR="00620C0A" w:rsidRPr="00E35F62" w:rsidRDefault="00620C0A" w:rsidP="00345DDF">
      <w:pPr>
        <w:spacing w:after="0"/>
        <w:rPr>
          <w:rFonts w:ascii="Consolas" w:hAnsi="Consolas" w:cs="Consolas"/>
          <w:color w:val="385623" w:themeColor="accent6" w:themeShade="80"/>
          <w:sz w:val="24"/>
          <w:szCs w:val="24"/>
          <w:lang w:val="mn-MN"/>
        </w:rPr>
      </w:pPr>
    </w:p>
    <w:p w14:paraId="352A3925" w14:textId="77777777" w:rsidR="00620C0A" w:rsidRPr="00E35F62" w:rsidRDefault="00620C0A" w:rsidP="00345DDF">
      <w:pPr>
        <w:spacing w:after="0"/>
        <w:rPr>
          <w:rFonts w:ascii="Consolas" w:hAnsi="Consolas" w:cs="Consolas"/>
          <w:color w:val="385623" w:themeColor="accent6" w:themeShade="80"/>
          <w:sz w:val="24"/>
          <w:szCs w:val="24"/>
          <w:lang w:val="mn-MN"/>
        </w:rPr>
      </w:pPr>
    </w:p>
    <w:p w14:paraId="2FDF194F" w14:textId="77777777" w:rsidR="00620C0A" w:rsidRPr="00E35F62" w:rsidRDefault="00620C0A" w:rsidP="00345DDF">
      <w:pPr>
        <w:spacing w:after="0"/>
        <w:rPr>
          <w:rFonts w:ascii="Consolas" w:hAnsi="Consolas" w:cs="Consolas"/>
          <w:b/>
          <w:sz w:val="24"/>
          <w:szCs w:val="24"/>
          <w:lang w:val="mn-MN"/>
        </w:rPr>
      </w:pPr>
      <w:r w:rsidRPr="00E35F62">
        <w:rPr>
          <w:rFonts w:ascii="Consolas" w:hAnsi="Consolas" w:cs="Consolas"/>
          <w:b/>
          <w:sz w:val="24"/>
          <w:szCs w:val="24"/>
          <w:lang w:val="mn-MN"/>
        </w:rPr>
        <w:t xml:space="preserve">Post – categories </w:t>
      </w:r>
    </w:p>
    <w:p w14:paraId="1CDAAF83" w14:textId="77777777" w:rsidR="00620C0A" w:rsidRPr="00E35F62" w:rsidRDefault="00620C0A" w:rsidP="00620C0A">
      <w:pPr>
        <w:spacing w:after="0"/>
        <w:rPr>
          <w:rFonts w:ascii="Consolas" w:hAnsi="Consolas" w:cs="Consolas"/>
          <w:sz w:val="24"/>
          <w:szCs w:val="24"/>
          <w:lang w:val="mn-MN"/>
        </w:rPr>
      </w:pPr>
      <w:r w:rsidRPr="00E35F62">
        <w:rPr>
          <w:rFonts w:ascii="Consolas" w:hAnsi="Consolas" w:cs="Consolas"/>
          <w:sz w:val="24"/>
          <w:szCs w:val="24"/>
          <w:lang w:val="mn-MN"/>
        </w:rPr>
        <w:t xml:space="preserve">Post – categories-тай олон болоод ирхээр </w:t>
      </w:r>
    </w:p>
    <w:p w14:paraId="0C8BF6D4" w14:textId="77777777" w:rsidR="00620C0A" w:rsidRPr="00E35F62" w:rsidRDefault="00E35F62" w:rsidP="00345DDF">
      <w:pPr>
        <w:spacing w:after="0"/>
        <w:rPr>
          <w:rFonts w:ascii="Consolas" w:hAnsi="Consolas" w:cs="Consolas"/>
          <w:b/>
          <w:sz w:val="24"/>
          <w:szCs w:val="24"/>
          <w:lang w:val="mn-MN"/>
        </w:rPr>
      </w:pPr>
      <w:r w:rsidRPr="00E35F62">
        <w:rPr>
          <w:rFonts w:ascii="Consolas" w:hAnsi="Consolas" w:cs="Consolas"/>
          <w:b/>
          <w:sz w:val="24"/>
          <w:szCs w:val="24"/>
          <w:lang w:val="mn-MN"/>
        </w:rPr>
        <w:t>Function.php</w:t>
      </w:r>
    </w:p>
    <w:p w14:paraId="7088EC5E" w14:textId="77777777" w:rsidR="000A5D3C" w:rsidRPr="000A5D3C" w:rsidRDefault="000A5D3C" w:rsidP="000A5D3C">
      <w:pPr>
        <w:spacing w:after="0"/>
        <w:rPr>
          <w:rFonts w:ascii="Consolas" w:hAnsi="Consolas" w:cs="Consolas"/>
          <w:sz w:val="24"/>
          <w:szCs w:val="24"/>
          <w:lang w:val="mn-MN"/>
        </w:rPr>
      </w:pPr>
      <w:r w:rsidRPr="000A5D3C">
        <w:rPr>
          <w:rFonts w:ascii="Consolas" w:hAnsi="Consolas" w:cs="Consolas"/>
          <w:sz w:val="24"/>
          <w:szCs w:val="24"/>
          <w:lang w:val="mn-MN"/>
        </w:rPr>
        <w:t>/*</w:t>
      </w:r>
    </w:p>
    <w:p w14:paraId="4FE0CBAE" w14:textId="77777777" w:rsidR="000A5D3C" w:rsidRDefault="000A5D3C" w:rsidP="000A5D3C">
      <w:pPr>
        <w:spacing w:after="0"/>
        <w:rPr>
          <w:rFonts w:ascii="Consolas" w:hAnsi="Consolas" w:cs="Consolas"/>
          <w:sz w:val="24"/>
          <w:szCs w:val="24"/>
          <w:lang w:val="mn-MN"/>
        </w:rPr>
      </w:pPr>
      <w:r w:rsidRPr="000A5D3C">
        <w:rPr>
          <w:rFonts w:ascii="Consolas" w:hAnsi="Consolas" w:cs="Consolas"/>
          <w:sz w:val="24"/>
          <w:szCs w:val="24"/>
          <w:lang w:val="mn-MN"/>
        </w:rPr>
        <w:tab/>
        <w:t>Logos</w:t>
      </w:r>
    </w:p>
    <w:p w14:paraId="7DF2C406" w14:textId="77777777" w:rsidR="00AE17D0" w:rsidRDefault="00AE17D0" w:rsidP="000A5D3C">
      <w:pPr>
        <w:spacing w:after="0"/>
        <w:rPr>
          <w:rFonts w:ascii="Consolas" w:hAnsi="Consolas" w:cs="Consolas"/>
          <w:sz w:val="24"/>
          <w:szCs w:val="24"/>
          <w:lang w:val="mn-MN"/>
        </w:rPr>
      </w:pPr>
      <w:r w:rsidRPr="00AE17D0">
        <w:rPr>
          <w:rFonts w:ascii="Consolas" w:hAnsi="Consolas" w:cs="Consolas"/>
          <w:sz w:val="24"/>
          <w:szCs w:val="24"/>
          <w:highlight w:val="lightGray"/>
        </w:rPr>
        <w:t xml:space="preserve">Admin </w:t>
      </w:r>
      <w:r w:rsidRPr="00AE17D0">
        <w:rPr>
          <w:rFonts w:ascii="Consolas" w:hAnsi="Consolas" w:cs="Consolas"/>
          <w:sz w:val="24"/>
          <w:szCs w:val="24"/>
          <w:highlight w:val="lightGray"/>
          <w:lang w:val="mn-MN"/>
        </w:rPr>
        <w:t>дотор харагдаж байгаа нэрүүд</w:t>
      </w:r>
      <w:r>
        <w:rPr>
          <w:rFonts w:ascii="Consolas" w:hAnsi="Consolas" w:cs="Consolas"/>
          <w:sz w:val="24"/>
          <w:szCs w:val="24"/>
          <w:lang w:val="mn-MN"/>
        </w:rPr>
        <w:t xml:space="preserve"> </w:t>
      </w:r>
    </w:p>
    <w:p w14:paraId="65571702" w14:textId="77777777" w:rsidR="00AE17D0" w:rsidRPr="00AE17D0" w:rsidRDefault="00AE17D0" w:rsidP="000A5D3C">
      <w:pPr>
        <w:spacing w:after="0"/>
        <w:rPr>
          <w:rFonts w:ascii="Consolas" w:hAnsi="Consolas" w:cs="Consolas"/>
          <w:sz w:val="24"/>
          <w:szCs w:val="24"/>
          <w:lang w:val="mn-MN"/>
        </w:rPr>
      </w:pPr>
      <w:r w:rsidRPr="00AE17D0">
        <w:rPr>
          <w:rFonts w:ascii="Consolas" w:hAnsi="Consolas" w:cs="Consolas"/>
          <w:sz w:val="24"/>
          <w:szCs w:val="24"/>
          <w:highlight w:val="green"/>
          <w:lang w:val="mn-MN"/>
        </w:rPr>
        <w:t>Дуудаж өгөх нэр</w:t>
      </w:r>
      <w:r>
        <w:rPr>
          <w:rFonts w:ascii="Consolas" w:hAnsi="Consolas" w:cs="Consolas"/>
          <w:sz w:val="24"/>
          <w:szCs w:val="24"/>
          <w:lang w:val="mn-MN"/>
        </w:rPr>
        <w:t xml:space="preserve"> </w:t>
      </w:r>
    </w:p>
    <w:p w14:paraId="591A993E" w14:textId="77777777" w:rsidR="000A5D3C" w:rsidRPr="000A5D3C" w:rsidRDefault="000A5D3C" w:rsidP="000A5D3C">
      <w:pPr>
        <w:spacing w:after="0"/>
        <w:rPr>
          <w:rFonts w:ascii="Consolas" w:hAnsi="Consolas" w:cs="Consolas"/>
          <w:sz w:val="24"/>
          <w:szCs w:val="24"/>
          <w:lang w:val="mn-MN"/>
        </w:rPr>
      </w:pPr>
      <w:r w:rsidRPr="000A5D3C">
        <w:rPr>
          <w:rFonts w:ascii="Consolas" w:hAnsi="Consolas" w:cs="Consolas"/>
          <w:sz w:val="24"/>
          <w:szCs w:val="24"/>
          <w:lang w:val="mn-MN"/>
        </w:rPr>
        <w:t xml:space="preserve">*/ </w:t>
      </w:r>
    </w:p>
    <w:p w14:paraId="6C75C07A" w14:textId="77777777" w:rsidR="000A5D3C" w:rsidRPr="007C5990" w:rsidRDefault="000A5D3C" w:rsidP="000A5D3C">
      <w:pPr>
        <w:spacing w:after="0"/>
        <w:rPr>
          <w:rFonts w:ascii="Consolas" w:hAnsi="Consolas" w:cs="Consolas"/>
          <w:color w:val="385623" w:themeColor="accent6" w:themeShade="80"/>
          <w:sz w:val="24"/>
          <w:szCs w:val="24"/>
          <w:lang w:val="mn-MN"/>
        </w:rPr>
      </w:pPr>
      <w:r w:rsidRPr="007C5990">
        <w:rPr>
          <w:rFonts w:ascii="Consolas" w:hAnsi="Consolas" w:cs="Consolas"/>
          <w:color w:val="385623" w:themeColor="accent6" w:themeShade="80"/>
          <w:sz w:val="24"/>
          <w:szCs w:val="24"/>
          <w:lang w:val="mn-MN"/>
        </w:rPr>
        <w:t>add_action('init', 'create_</w:t>
      </w:r>
      <w:r w:rsidRPr="007C5990">
        <w:rPr>
          <w:rFonts w:ascii="Consolas" w:hAnsi="Consolas" w:cs="Consolas"/>
          <w:color w:val="FF0000"/>
          <w:sz w:val="24"/>
          <w:szCs w:val="24"/>
          <w:lang w:val="mn-MN"/>
        </w:rPr>
        <w:t>logos</w:t>
      </w:r>
      <w:r w:rsidRPr="007C5990">
        <w:rPr>
          <w:rFonts w:ascii="Consolas" w:hAnsi="Consolas" w:cs="Consolas"/>
          <w:color w:val="385623" w:themeColor="accent6" w:themeShade="80"/>
          <w:sz w:val="24"/>
          <w:szCs w:val="24"/>
          <w:lang w:val="mn-MN"/>
        </w:rPr>
        <w:t>');</w:t>
      </w:r>
    </w:p>
    <w:p w14:paraId="7C660A2B" w14:textId="77777777" w:rsidR="000A5D3C" w:rsidRPr="007C5990" w:rsidRDefault="000A5D3C" w:rsidP="000A5D3C">
      <w:pPr>
        <w:spacing w:after="0"/>
        <w:rPr>
          <w:rFonts w:ascii="Consolas" w:hAnsi="Consolas" w:cs="Consolas"/>
          <w:color w:val="385623" w:themeColor="accent6" w:themeShade="80"/>
          <w:sz w:val="24"/>
          <w:szCs w:val="24"/>
          <w:lang w:val="mn-MN"/>
        </w:rPr>
      </w:pPr>
      <w:r w:rsidRPr="007C5990">
        <w:rPr>
          <w:rFonts w:ascii="Consolas" w:hAnsi="Consolas" w:cs="Consolas"/>
          <w:color w:val="385623" w:themeColor="accent6" w:themeShade="80"/>
          <w:sz w:val="24"/>
          <w:szCs w:val="24"/>
          <w:lang w:val="mn-MN"/>
        </w:rPr>
        <w:t>function create_</w:t>
      </w:r>
      <w:r w:rsidRPr="007C5990">
        <w:rPr>
          <w:rFonts w:ascii="Consolas" w:hAnsi="Consolas" w:cs="Consolas"/>
          <w:color w:val="FF0000"/>
          <w:sz w:val="24"/>
          <w:szCs w:val="24"/>
          <w:lang w:val="mn-MN"/>
        </w:rPr>
        <w:t>logos</w:t>
      </w:r>
      <w:r w:rsidRPr="007C5990">
        <w:rPr>
          <w:rFonts w:ascii="Consolas" w:hAnsi="Consolas" w:cs="Consolas"/>
          <w:color w:val="385623" w:themeColor="accent6" w:themeShade="80"/>
          <w:sz w:val="24"/>
          <w:szCs w:val="24"/>
          <w:lang w:val="mn-MN"/>
        </w:rPr>
        <w:t>() {</w:t>
      </w:r>
    </w:p>
    <w:p w14:paraId="71A10B94" w14:textId="77777777" w:rsidR="000A5D3C" w:rsidRPr="007C5990" w:rsidRDefault="000A5D3C" w:rsidP="000A5D3C">
      <w:pPr>
        <w:spacing w:after="0"/>
        <w:rPr>
          <w:rFonts w:ascii="Consolas" w:hAnsi="Consolas" w:cs="Consolas"/>
          <w:color w:val="385623" w:themeColor="accent6" w:themeShade="80"/>
          <w:sz w:val="24"/>
          <w:szCs w:val="24"/>
          <w:lang w:val="mn-MN"/>
        </w:rPr>
      </w:pPr>
      <w:r w:rsidRPr="007C5990">
        <w:rPr>
          <w:rFonts w:ascii="Consolas" w:hAnsi="Consolas" w:cs="Consolas"/>
          <w:color w:val="385623" w:themeColor="accent6" w:themeShade="80"/>
          <w:sz w:val="24"/>
          <w:szCs w:val="24"/>
          <w:lang w:val="mn-MN"/>
        </w:rPr>
        <w:t xml:space="preserve">    $feature_args = array(</w:t>
      </w:r>
    </w:p>
    <w:p w14:paraId="4A4625A0" w14:textId="77777777" w:rsidR="000A5D3C" w:rsidRPr="007C5990" w:rsidRDefault="000A5D3C" w:rsidP="000A5D3C">
      <w:pPr>
        <w:spacing w:after="0"/>
        <w:rPr>
          <w:rFonts w:ascii="Consolas" w:hAnsi="Consolas" w:cs="Consolas"/>
          <w:color w:val="385623" w:themeColor="accent6" w:themeShade="80"/>
          <w:sz w:val="24"/>
          <w:szCs w:val="24"/>
          <w:lang w:val="mn-MN"/>
        </w:rPr>
      </w:pPr>
      <w:r w:rsidRPr="007C5990">
        <w:rPr>
          <w:rFonts w:ascii="Consolas" w:hAnsi="Consolas" w:cs="Consolas"/>
          <w:color w:val="385623" w:themeColor="accent6" w:themeShade="80"/>
          <w:sz w:val="24"/>
          <w:szCs w:val="24"/>
          <w:lang w:val="mn-MN"/>
        </w:rPr>
        <w:t xml:space="preserve">    'labels' =&gt; array(</w:t>
      </w:r>
    </w:p>
    <w:p w14:paraId="001E4485" w14:textId="77777777" w:rsidR="000A5D3C" w:rsidRPr="00AE17D0" w:rsidRDefault="000A5D3C" w:rsidP="00AE17D0">
      <w:pPr>
        <w:spacing w:after="0"/>
        <w:jc w:val="both"/>
        <w:rPr>
          <w:rFonts w:ascii="Consolas" w:hAnsi="Consolas" w:cs="Consolas"/>
          <w:color w:val="385623" w:themeColor="accent6" w:themeShade="80"/>
          <w:sz w:val="24"/>
          <w:szCs w:val="24"/>
          <w:highlight w:val="lightGray"/>
          <w:lang w:val="mn-MN"/>
        </w:rPr>
      </w:pPr>
      <w:r w:rsidRPr="007C5990">
        <w:rPr>
          <w:rFonts w:ascii="Consolas" w:hAnsi="Consolas" w:cs="Consolas"/>
          <w:color w:val="385623" w:themeColor="accent6" w:themeShade="80"/>
          <w:sz w:val="24"/>
          <w:szCs w:val="24"/>
          <w:lang w:val="mn-MN"/>
        </w:rPr>
        <w:t xml:space="preserve">        </w:t>
      </w:r>
      <w:r w:rsidRPr="00AE17D0">
        <w:rPr>
          <w:rFonts w:ascii="Consolas" w:hAnsi="Consolas" w:cs="Consolas"/>
          <w:color w:val="385623" w:themeColor="accent6" w:themeShade="80"/>
          <w:sz w:val="24"/>
          <w:szCs w:val="24"/>
          <w:highlight w:val="lightGray"/>
          <w:lang w:val="mn-MN"/>
        </w:rPr>
        <w:t xml:space="preserve">'name' </w:t>
      </w:r>
      <w:r w:rsidRPr="00AE17D0">
        <w:rPr>
          <w:rFonts w:ascii="Consolas" w:hAnsi="Consolas" w:cs="Consolas"/>
          <w:color w:val="385623" w:themeColor="accent6" w:themeShade="80"/>
          <w:sz w:val="24"/>
          <w:szCs w:val="24"/>
          <w:highlight w:val="lightGray"/>
          <w:lang w:val="mn-MN"/>
        </w:rPr>
        <w:tab/>
      </w:r>
      <w:r w:rsidRPr="00AE17D0">
        <w:rPr>
          <w:rFonts w:ascii="Consolas" w:hAnsi="Consolas" w:cs="Consolas"/>
          <w:color w:val="385623" w:themeColor="accent6" w:themeShade="80"/>
          <w:sz w:val="24"/>
          <w:szCs w:val="24"/>
          <w:highlight w:val="lightGray"/>
          <w:lang w:val="mn-MN"/>
        </w:rPr>
        <w:tab/>
      </w:r>
      <w:r w:rsidRPr="00AE17D0">
        <w:rPr>
          <w:rFonts w:ascii="Consolas" w:hAnsi="Consolas" w:cs="Consolas"/>
          <w:color w:val="385623" w:themeColor="accent6" w:themeShade="80"/>
          <w:sz w:val="24"/>
          <w:szCs w:val="24"/>
          <w:highlight w:val="lightGray"/>
          <w:lang w:val="mn-MN"/>
        </w:rPr>
        <w:tab/>
      </w:r>
      <w:r w:rsidRPr="00AE17D0">
        <w:rPr>
          <w:rFonts w:ascii="Consolas" w:hAnsi="Consolas" w:cs="Consolas"/>
          <w:color w:val="385623" w:themeColor="accent6" w:themeShade="80"/>
          <w:sz w:val="24"/>
          <w:szCs w:val="24"/>
          <w:highlight w:val="lightGray"/>
          <w:lang w:val="mn-MN"/>
        </w:rPr>
        <w:tab/>
        <w:t xml:space="preserve"> =&gt; __( 'Logo' ),</w:t>
      </w:r>
    </w:p>
    <w:p w14:paraId="24374A2E" w14:textId="77777777" w:rsidR="000A5D3C" w:rsidRPr="00AE17D0" w:rsidRDefault="000A5D3C" w:rsidP="00AE17D0">
      <w:pPr>
        <w:spacing w:after="0"/>
        <w:jc w:val="both"/>
        <w:rPr>
          <w:rFonts w:ascii="Consolas" w:hAnsi="Consolas" w:cs="Consolas"/>
          <w:color w:val="385623" w:themeColor="accent6" w:themeShade="80"/>
          <w:sz w:val="24"/>
          <w:szCs w:val="24"/>
          <w:highlight w:val="lightGray"/>
          <w:lang w:val="mn-MN"/>
        </w:rPr>
      </w:pPr>
      <w:r w:rsidRPr="00AE17D0">
        <w:rPr>
          <w:rFonts w:ascii="Consolas" w:hAnsi="Consolas" w:cs="Consolas"/>
          <w:color w:val="385623" w:themeColor="accent6" w:themeShade="80"/>
          <w:sz w:val="24"/>
          <w:szCs w:val="24"/>
          <w:highlight w:val="lightGray"/>
          <w:lang w:val="mn-MN"/>
        </w:rPr>
        <w:t xml:space="preserve">        'signular_name' </w:t>
      </w:r>
      <w:r w:rsidRPr="00AE17D0">
        <w:rPr>
          <w:rFonts w:ascii="Consolas" w:hAnsi="Consolas" w:cs="Consolas"/>
          <w:color w:val="385623" w:themeColor="accent6" w:themeShade="80"/>
          <w:sz w:val="24"/>
          <w:szCs w:val="24"/>
          <w:highlight w:val="lightGray"/>
          <w:lang w:val="mn-MN"/>
        </w:rPr>
        <w:tab/>
        <w:t xml:space="preserve"> =&gt; __( 'Logo' ),</w:t>
      </w:r>
    </w:p>
    <w:p w14:paraId="78259276" w14:textId="77777777" w:rsidR="000A5D3C" w:rsidRPr="00AE17D0" w:rsidRDefault="000A5D3C" w:rsidP="00AE17D0">
      <w:pPr>
        <w:spacing w:after="0"/>
        <w:jc w:val="both"/>
        <w:rPr>
          <w:rFonts w:ascii="Consolas" w:hAnsi="Consolas" w:cs="Consolas"/>
          <w:color w:val="385623" w:themeColor="accent6" w:themeShade="80"/>
          <w:sz w:val="24"/>
          <w:szCs w:val="24"/>
          <w:highlight w:val="lightGray"/>
          <w:lang w:val="mn-MN"/>
        </w:rPr>
      </w:pPr>
      <w:r w:rsidRPr="00AE17D0">
        <w:rPr>
          <w:rFonts w:ascii="Consolas" w:hAnsi="Consolas" w:cs="Consolas"/>
          <w:color w:val="385623" w:themeColor="accent6" w:themeShade="80"/>
          <w:sz w:val="24"/>
          <w:szCs w:val="24"/>
          <w:highlight w:val="lightGray"/>
          <w:lang w:val="mn-MN"/>
        </w:rPr>
        <w:t xml:space="preserve">        'add_new' </w:t>
      </w:r>
      <w:r w:rsidRPr="00AE17D0">
        <w:rPr>
          <w:rFonts w:ascii="Consolas" w:hAnsi="Consolas" w:cs="Consolas"/>
          <w:color w:val="385623" w:themeColor="accent6" w:themeShade="80"/>
          <w:sz w:val="24"/>
          <w:szCs w:val="24"/>
          <w:highlight w:val="lightGray"/>
          <w:lang w:val="mn-MN"/>
        </w:rPr>
        <w:tab/>
      </w:r>
      <w:r w:rsidRPr="00AE17D0">
        <w:rPr>
          <w:rFonts w:ascii="Consolas" w:hAnsi="Consolas" w:cs="Consolas"/>
          <w:color w:val="385623" w:themeColor="accent6" w:themeShade="80"/>
          <w:sz w:val="24"/>
          <w:szCs w:val="24"/>
          <w:highlight w:val="lightGray"/>
          <w:lang w:val="mn-MN"/>
        </w:rPr>
        <w:tab/>
      </w:r>
      <w:r w:rsidRPr="00AE17D0">
        <w:rPr>
          <w:rFonts w:ascii="Consolas" w:hAnsi="Consolas" w:cs="Consolas"/>
          <w:color w:val="385623" w:themeColor="accent6" w:themeShade="80"/>
          <w:sz w:val="24"/>
          <w:szCs w:val="24"/>
          <w:highlight w:val="lightGray"/>
          <w:lang w:val="mn-MN"/>
        </w:rPr>
        <w:tab/>
        <w:t xml:space="preserve"> =&gt; __( 'Add New Logo' ),</w:t>
      </w:r>
    </w:p>
    <w:p w14:paraId="5470B998" w14:textId="77777777" w:rsidR="000A5D3C" w:rsidRPr="00AE17D0" w:rsidRDefault="000A5D3C" w:rsidP="00AE17D0">
      <w:pPr>
        <w:spacing w:after="0"/>
        <w:jc w:val="both"/>
        <w:rPr>
          <w:rFonts w:ascii="Consolas" w:hAnsi="Consolas" w:cs="Consolas"/>
          <w:color w:val="385623" w:themeColor="accent6" w:themeShade="80"/>
          <w:sz w:val="24"/>
          <w:szCs w:val="24"/>
          <w:highlight w:val="lightGray"/>
          <w:lang w:val="mn-MN"/>
        </w:rPr>
      </w:pPr>
      <w:r w:rsidRPr="00AE17D0">
        <w:rPr>
          <w:rFonts w:ascii="Consolas" w:hAnsi="Consolas" w:cs="Consolas"/>
          <w:color w:val="385623" w:themeColor="accent6" w:themeShade="80"/>
          <w:sz w:val="24"/>
          <w:szCs w:val="24"/>
          <w:highlight w:val="lightGray"/>
          <w:lang w:val="mn-MN"/>
        </w:rPr>
        <w:t xml:space="preserve">        'add_new_item' </w:t>
      </w:r>
      <w:r w:rsidRPr="00AE17D0">
        <w:rPr>
          <w:rFonts w:ascii="Consolas" w:hAnsi="Consolas" w:cs="Consolas"/>
          <w:color w:val="385623" w:themeColor="accent6" w:themeShade="80"/>
          <w:sz w:val="24"/>
          <w:szCs w:val="24"/>
          <w:highlight w:val="lightGray"/>
          <w:lang w:val="mn-MN"/>
        </w:rPr>
        <w:tab/>
      </w:r>
      <w:r w:rsidRPr="00AE17D0">
        <w:rPr>
          <w:rFonts w:ascii="Consolas" w:hAnsi="Consolas" w:cs="Consolas"/>
          <w:color w:val="385623" w:themeColor="accent6" w:themeShade="80"/>
          <w:sz w:val="24"/>
          <w:szCs w:val="24"/>
          <w:highlight w:val="lightGray"/>
          <w:lang w:val="mn-MN"/>
        </w:rPr>
        <w:tab/>
        <w:t xml:space="preserve"> =&gt; __( 'Add New Logo' ),</w:t>
      </w:r>
    </w:p>
    <w:p w14:paraId="038CD876" w14:textId="77777777" w:rsidR="000A5D3C" w:rsidRPr="00AE17D0" w:rsidRDefault="000A5D3C" w:rsidP="00AE17D0">
      <w:pPr>
        <w:spacing w:after="0"/>
        <w:jc w:val="both"/>
        <w:rPr>
          <w:rFonts w:ascii="Consolas" w:hAnsi="Consolas" w:cs="Consolas"/>
          <w:color w:val="385623" w:themeColor="accent6" w:themeShade="80"/>
          <w:sz w:val="24"/>
          <w:szCs w:val="24"/>
          <w:highlight w:val="lightGray"/>
          <w:lang w:val="mn-MN"/>
        </w:rPr>
      </w:pPr>
      <w:r w:rsidRPr="00AE17D0">
        <w:rPr>
          <w:rFonts w:ascii="Consolas" w:hAnsi="Consolas" w:cs="Consolas"/>
          <w:color w:val="385623" w:themeColor="accent6" w:themeShade="80"/>
          <w:sz w:val="24"/>
          <w:szCs w:val="24"/>
          <w:highlight w:val="lightGray"/>
          <w:lang w:val="mn-MN"/>
        </w:rPr>
        <w:t xml:space="preserve">        'edit_item' </w:t>
      </w:r>
      <w:r w:rsidRPr="00AE17D0">
        <w:rPr>
          <w:rFonts w:ascii="Consolas" w:hAnsi="Consolas" w:cs="Consolas"/>
          <w:color w:val="385623" w:themeColor="accent6" w:themeShade="80"/>
          <w:sz w:val="24"/>
          <w:szCs w:val="24"/>
          <w:highlight w:val="lightGray"/>
          <w:lang w:val="mn-MN"/>
        </w:rPr>
        <w:tab/>
      </w:r>
      <w:r w:rsidRPr="00AE17D0">
        <w:rPr>
          <w:rFonts w:ascii="Consolas" w:hAnsi="Consolas" w:cs="Consolas"/>
          <w:color w:val="385623" w:themeColor="accent6" w:themeShade="80"/>
          <w:sz w:val="24"/>
          <w:szCs w:val="24"/>
          <w:highlight w:val="lightGray"/>
          <w:lang w:val="mn-MN"/>
        </w:rPr>
        <w:tab/>
        <w:t xml:space="preserve"> =&gt; __( 'Edit Logo' ),</w:t>
      </w:r>
    </w:p>
    <w:p w14:paraId="4D58CAFB" w14:textId="77777777" w:rsidR="000A5D3C" w:rsidRPr="00AE17D0" w:rsidRDefault="000A5D3C" w:rsidP="00AE17D0">
      <w:pPr>
        <w:spacing w:after="0"/>
        <w:jc w:val="both"/>
        <w:rPr>
          <w:rFonts w:ascii="Consolas" w:hAnsi="Consolas" w:cs="Consolas"/>
          <w:color w:val="385623" w:themeColor="accent6" w:themeShade="80"/>
          <w:sz w:val="24"/>
          <w:szCs w:val="24"/>
          <w:highlight w:val="lightGray"/>
          <w:lang w:val="mn-MN"/>
        </w:rPr>
      </w:pPr>
      <w:r w:rsidRPr="00AE17D0">
        <w:rPr>
          <w:rFonts w:ascii="Consolas" w:hAnsi="Consolas" w:cs="Consolas"/>
          <w:color w:val="385623" w:themeColor="accent6" w:themeShade="80"/>
          <w:sz w:val="24"/>
          <w:szCs w:val="24"/>
          <w:highlight w:val="lightGray"/>
          <w:lang w:val="mn-MN"/>
        </w:rPr>
        <w:t xml:space="preserve">        'new_item' </w:t>
      </w:r>
      <w:r w:rsidRPr="00AE17D0">
        <w:rPr>
          <w:rFonts w:ascii="Consolas" w:hAnsi="Consolas" w:cs="Consolas"/>
          <w:color w:val="385623" w:themeColor="accent6" w:themeShade="80"/>
          <w:sz w:val="24"/>
          <w:szCs w:val="24"/>
          <w:highlight w:val="lightGray"/>
          <w:lang w:val="mn-MN"/>
        </w:rPr>
        <w:tab/>
      </w:r>
      <w:r w:rsidRPr="00AE17D0">
        <w:rPr>
          <w:rFonts w:ascii="Consolas" w:hAnsi="Consolas" w:cs="Consolas"/>
          <w:color w:val="385623" w:themeColor="accent6" w:themeShade="80"/>
          <w:sz w:val="24"/>
          <w:szCs w:val="24"/>
          <w:highlight w:val="lightGray"/>
          <w:lang w:val="mn-MN"/>
        </w:rPr>
        <w:tab/>
      </w:r>
      <w:r w:rsidRPr="00AE17D0">
        <w:rPr>
          <w:rFonts w:ascii="Consolas" w:hAnsi="Consolas" w:cs="Consolas"/>
          <w:color w:val="385623" w:themeColor="accent6" w:themeShade="80"/>
          <w:sz w:val="24"/>
          <w:szCs w:val="24"/>
          <w:highlight w:val="lightGray"/>
          <w:lang w:val="mn-MN"/>
        </w:rPr>
        <w:tab/>
        <w:t xml:space="preserve"> =&gt; __( 'Add New Logo'  ),</w:t>
      </w:r>
    </w:p>
    <w:p w14:paraId="626FEE27" w14:textId="77777777" w:rsidR="000A5D3C" w:rsidRPr="00AE17D0" w:rsidRDefault="000A5D3C" w:rsidP="00AE17D0">
      <w:pPr>
        <w:spacing w:after="0"/>
        <w:jc w:val="both"/>
        <w:rPr>
          <w:rFonts w:ascii="Consolas" w:hAnsi="Consolas" w:cs="Consolas"/>
          <w:color w:val="385623" w:themeColor="accent6" w:themeShade="80"/>
          <w:sz w:val="24"/>
          <w:szCs w:val="24"/>
          <w:highlight w:val="lightGray"/>
          <w:lang w:val="mn-MN"/>
        </w:rPr>
      </w:pPr>
      <w:r w:rsidRPr="00AE17D0">
        <w:rPr>
          <w:rFonts w:ascii="Consolas" w:hAnsi="Consolas" w:cs="Consolas"/>
          <w:color w:val="385623" w:themeColor="accent6" w:themeShade="80"/>
          <w:sz w:val="24"/>
          <w:szCs w:val="24"/>
          <w:highlight w:val="lightGray"/>
          <w:lang w:val="mn-MN"/>
        </w:rPr>
        <w:t xml:space="preserve">        'view_item' </w:t>
      </w:r>
      <w:r w:rsidRPr="00AE17D0">
        <w:rPr>
          <w:rFonts w:ascii="Consolas" w:hAnsi="Consolas" w:cs="Consolas"/>
          <w:color w:val="385623" w:themeColor="accent6" w:themeShade="80"/>
          <w:sz w:val="24"/>
          <w:szCs w:val="24"/>
          <w:highlight w:val="lightGray"/>
          <w:lang w:val="mn-MN"/>
        </w:rPr>
        <w:tab/>
      </w:r>
      <w:r w:rsidRPr="00AE17D0">
        <w:rPr>
          <w:rFonts w:ascii="Consolas" w:hAnsi="Consolas" w:cs="Consolas"/>
          <w:color w:val="385623" w:themeColor="accent6" w:themeShade="80"/>
          <w:sz w:val="24"/>
          <w:szCs w:val="24"/>
          <w:highlight w:val="lightGray"/>
          <w:lang w:val="mn-MN"/>
        </w:rPr>
        <w:tab/>
        <w:t xml:space="preserve"> =&gt; __( 'View Logo' ),</w:t>
      </w:r>
    </w:p>
    <w:p w14:paraId="7B102861" w14:textId="77777777" w:rsidR="000A5D3C" w:rsidRPr="00AE17D0" w:rsidRDefault="000A5D3C" w:rsidP="00AE17D0">
      <w:pPr>
        <w:spacing w:after="0"/>
        <w:jc w:val="both"/>
        <w:rPr>
          <w:rFonts w:ascii="Consolas" w:hAnsi="Consolas" w:cs="Consolas"/>
          <w:color w:val="385623" w:themeColor="accent6" w:themeShade="80"/>
          <w:sz w:val="24"/>
          <w:szCs w:val="24"/>
          <w:highlight w:val="lightGray"/>
          <w:lang w:val="mn-MN"/>
        </w:rPr>
      </w:pPr>
      <w:r w:rsidRPr="00AE17D0">
        <w:rPr>
          <w:rFonts w:ascii="Consolas" w:hAnsi="Consolas" w:cs="Consolas"/>
          <w:color w:val="385623" w:themeColor="accent6" w:themeShade="80"/>
          <w:sz w:val="24"/>
          <w:szCs w:val="24"/>
          <w:highlight w:val="lightGray"/>
          <w:lang w:val="mn-MN"/>
        </w:rPr>
        <w:t xml:space="preserve">        'search_items' </w:t>
      </w:r>
      <w:r w:rsidRPr="00AE17D0">
        <w:rPr>
          <w:rFonts w:ascii="Consolas" w:hAnsi="Consolas" w:cs="Consolas"/>
          <w:color w:val="385623" w:themeColor="accent6" w:themeShade="80"/>
          <w:sz w:val="24"/>
          <w:szCs w:val="24"/>
          <w:highlight w:val="lightGray"/>
          <w:lang w:val="mn-MN"/>
        </w:rPr>
        <w:tab/>
      </w:r>
      <w:r w:rsidRPr="00AE17D0">
        <w:rPr>
          <w:rFonts w:ascii="Consolas" w:hAnsi="Consolas" w:cs="Consolas"/>
          <w:color w:val="385623" w:themeColor="accent6" w:themeShade="80"/>
          <w:sz w:val="24"/>
          <w:szCs w:val="24"/>
          <w:highlight w:val="lightGray"/>
          <w:lang w:val="mn-MN"/>
        </w:rPr>
        <w:tab/>
        <w:t xml:space="preserve"> =&gt; __( 'Search Logo' ),</w:t>
      </w:r>
    </w:p>
    <w:p w14:paraId="35EA05C1" w14:textId="77777777" w:rsidR="000A5D3C" w:rsidRPr="00AE17D0" w:rsidRDefault="000A5D3C" w:rsidP="00AE17D0">
      <w:pPr>
        <w:spacing w:after="0"/>
        <w:jc w:val="both"/>
        <w:rPr>
          <w:rFonts w:ascii="Consolas" w:hAnsi="Consolas" w:cs="Consolas"/>
          <w:color w:val="385623" w:themeColor="accent6" w:themeShade="80"/>
          <w:sz w:val="24"/>
          <w:szCs w:val="24"/>
          <w:highlight w:val="lightGray"/>
          <w:lang w:val="mn-MN"/>
        </w:rPr>
      </w:pPr>
      <w:r w:rsidRPr="00AE17D0">
        <w:rPr>
          <w:rFonts w:ascii="Consolas" w:hAnsi="Consolas" w:cs="Consolas"/>
          <w:color w:val="385623" w:themeColor="accent6" w:themeShade="80"/>
          <w:sz w:val="24"/>
          <w:szCs w:val="24"/>
          <w:highlight w:val="lightGray"/>
          <w:lang w:val="mn-MN"/>
        </w:rPr>
        <w:t xml:space="preserve">        'not_found' </w:t>
      </w:r>
      <w:r w:rsidRPr="00AE17D0">
        <w:rPr>
          <w:rFonts w:ascii="Consolas" w:hAnsi="Consolas" w:cs="Consolas"/>
          <w:color w:val="385623" w:themeColor="accent6" w:themeShade="80"/>
          <w:sz w:val="24"/>
          <w:szCs w:val="24"/>
          <w:highlight w:val="lightGray"/>
          <w:lang w:val="mn-MN"/>
        </w:rPr>
        <w:tab/>
      </w:r>
      <w:r w:rsidRPr="00AE17D0">
        <w:rPr>
          <w:rFonts w:ascii="Consolas" w:hAnsi="Consolas" w:cs="Consolas"/>
          <w:color w:val="385623" w:themeColor="accent6" w:themeShade="80"/>
          <w:sz w:val="24"/>
          <w:szCs w:val="24"/>
          <w:highlight w:val="lightGray"/>
          <w:lang w:val="mn-MN"/>
        </w:rPr>
        <w:tab/>
        <w:t xml:space="preserve"> =&gt; __( 'Not Logo found' ),</w:t>
      </w:r>
    </w:p>
    <w:p w14:paraId="6DEB81F8" w14:textId="77777777" w:rsidR="000A5D3C" w:rsidRPr="007C5990" w:rsidRDefault="000A5D3C" w:rsidP="000A5D3C">
      <w:pPr>
        <w:spacing w:after="0"/>
        <w:rPr>
          <w:rFonts w:ascii="Consolas" w:hAnsi="Consolas" w:cs="Consolas"/>
          <w:color w:val="385623" w:themeColor="accent6" w:themeShade="80"/>
          <w:sz w:val="24"/>
          <w:szCs w:val="24"/>
          <w:lang w:val="mn-MN"/>
        </w:rPr>
      </w:pPr>
      <w:r w:rsidRPr="00AE17D0">
        <w:rPr>
          <w:rFonts w:ascii="Consolas" w:hAnsi="Consolas" w:cs="Consolas"/>
          <w:color w:val="385623" w:themeColor="accent6" w:themeShade="80"/>
          <w:sz w:val="24"/>
          <w:szCs w:val="24"/>
          <w:highlight w:val="lightGray"/>
          <w:lang w:val="mn-MN"/>
        </w:rPr>
        <w:t xml:space="preserve">        'not_found_in_trash' =&gt; __( 'Not Logo found in Trash' ),</w:t>
      </w:r>
    </w:p>
    <w:p w14:paraId="7EE60485" w14:textId="77777777" w:rsidR="000A5D3C" w:rsidRPr="007C5990" w:rsidRDefault="000A5D3C" w:rsidP="000A5D3C">
      <w:pPr>
        <w:spacing w:after="0"/>
        <w:rPr>
          <w:rFonts w:ascii="Consolas" w:hAnsi="Consolas" w:cs="Consolas"/>
          <w:color w:val="385623" w:themeColor="accent6" w:themeShade="80"/>
          <w:sz w:val="24"/>
          <w:szCs w:val="24"/>
          <w:lang w:val="mn-MN"/>
        </w:rPr>
      </w:pPr>
      <w:r w:rsidRPr="007C5990">
        <w:rPr>
          <w:rFonts w:ascii="Consolas" w:hAnsi="Consolas" w:cs="Consolas"/>
          <w:color w:val="385623" w:themeColor="accent6" w:themeShade="80"/>
          <w:sz w:val="24"/>
          <w:szCs w:val="24"/>
          <w:lang w:val="mn-MN"/>
        </w:rPr>
        <w:t xml:space="preserve">        ),</w:t>
      </w:r>
    </w:p>
    <w:p w14:paraId="59486537" w14:textId="77777777" w:rsidR="000A5D3C" w:rsidRPr="007C5990" w:rsidRDefault="000A5D3C" w:rsidP="000A5D3C">
      <w:pPr>
        <w:spacing w:after="0"/>
        <w:rPr>
          <w:rFonts w:ascii="Consolas" w:hAnsi="Consolas" w:cs="Consolas"/>
          <w:color w:val="385623" w:themeColor="accent6" w:themeShade="80"/>
          <w:sz w:val="24"/>
          <w:szCs w:val="24"/>
          <w:lang w:val="mn-MN"/>
        </w:rPr>
      </w:pPr>
      <w:r w:rsidRPr="007C5990">
        <w:rPr>
          <w:rFonts w:ascii="Consolas" w:hAnsi="Consolas" w:cs="Consolas"/>
          <w:color w:val="385623" w:themeColor="accent6" w:themeShade="80"/>
          <w:sz w:val="24"/>
          <w:szCs w:val="24"/>
          <w:lang w:val="mn-MN"/>
        </w:rPr>
        <w:t xml:space="preserve">        'public' </w:t>
      </w:r>
      <w:r w:rsidRPr="007C5990">
        <w:rPr>
          <w:rFonts w:ascii="Consolas" w:hAnsi="Consolas" w:cs="Consolas"/>
          <w:color w:val="385623" w:themeColor="accent6" w:themeShade="80"/>
          <w:sz w:val="24"/>
          <w:szCs w:val="24"/>
          <w:lang w:val="mn-MN"/>
        </w:rPr>
        <w:tab/>
      </w:r>
      <w:r w:rsidRPr="007C5990">
        <w:rPr>
          <w:rFonts w:ascii="Consolas" w:hAnsi="Consolas" w:cs="Consolas"/>
          <w:color w:val="385623" w:themeColor="accent6" w:themeShade="80"/>
          <w:sz w:val="24"/>
          <w:szCs w:val="24"/>
          <w:lang w:val="mn-MN"/>
        </w:rPr>
        <w:tab/>
        <w:t xml:space="preserve">  =&gt; true,</w:t>
      </w:r>
    </w:p>
    <w:p w14:paraId="495FD568" w14:textId="77777777" w:rsidR="000A5D3C" w:rsidRPr="007C5990" w:rsidRDefault="000A5D3C" w:rsidP="000A5D3C">
      <w:pPr>
        <w:spacing w:after="0"/>
        <w:rPr>
          <w:rFonts w:ascii="Consolas" w:hAnsi="Consolas" w:cs="Consolas"/>
          <w:color w:val="385623" w:themeColor="accent6" w:themeShade="80"/>
          <w:sz w:val="24"/>
          <w:szCs w:val="24"/>
          <w:lang w:val="mn-MN"/>
        </w:rPr>
      </w:pPr>
      <w:r w:rsidRPr="007C5990">
        <w:rPr>
          <w:rFonts w:ascii="Consolas" w:hAnsi="Consolas" w:cs="Consolas"/>
          <w:color w:val="385623" w:themeColor="accent6" w:themeShade="80"/>
          <w:sz w:val="24"/>
          <w:szCs w:val="24"/>
          <w:lang w:val="mn-MN"/>
        </w:rPr>
        <w:t xml:space="preserve">        'show_ui'  </w:t>
      </w:r>
      <w:r w:rsidRPr="007C5990">
        <w:rPr>
          <w:rFonts w:ascii="Consolas" w:hAnsi="Consolas" w:cs="Consolas"/>
          <w:color w:val="385623" w:themeColor="accent6" w:themeShade="80"/>
          <w:sz w:val="24"/>
          <w:szCs w:val="24"/>
          <w:lang w:val="mn-MN"/>
        </w:rPr>
        <w:tab/>
        <w:t xml:space="preserve"> </w:t>
      </w:r>
      <w:r w:rsidRPr="007C5990">
        <w:rPr>
          <w:rFonts w:ascii="Consolas" w:hAnsi="Consolas" w:cs="Consolas"/>
          <w:color w:val="385623" w:themeColor="accent6" w:themeShade="80"/>
          <w:sz w:val="24"/>
          <w:szCs w:val="24"/>
          <w:lang w:val="mn-MN"/>
        </w:rPr>
        <w:tab/>
        <w:t xml:space="preserve">  =&gt; true,</w:t>
      </w:r>
    </w:p>
    <w:p w14:paraId="7C8ADC3B" w14:textId="77777777" w:rsidR="000A5D3C" w:rsidRPr="007C5990" w:rsidRDefault="000A5D3C" w:rsidP="000A5D3C">
      <w:pPr>
        <w:spacing w:after="0"/>
        <w:rPr>
          <w:rFonts w:ascii="Consolas" w:hAnsi="Consolas" w:cs="Consolas"/>
          <w:color w:val="385623" w:themeColor="accent6" w:themeShade="80"/>
          <w:sz w:val="24"/>
          <w:szCs w:val="24"/>
          <w:lang w:val="mn-MN"/>
        </w:rPr>
      </w:pPr>
      <w:r w:rsidRPr="007C5990">
        <w:rPr>
          <w:rFonts w:ascii="Consolas" w:hAnsi="Consolas" w:cs="Consolas"/>
          <w:color w:val="385623" w:themeColor="accent6" w:themeShade="80"/>
          <w:sz w:val="24"/>
          <w:szCs w:val="24"/>
          <w:lang w:val="mn-MN"/>
        </w:rPr>
        <w:t xml:space="preserve">        'capability_type' =&gt; 'post',</w:t>
      </w:r>
    </w:p>
    <w:p w14:paraId="762FC163" w14:textId="77777777" w:rsidR="000A5D3C" w:rsidRPr="007C5990" w:rsidRDefault="000A5D3C" w:rsidP="000A5D3C">
      <w:pPr>
        <w:spacing w:after="0"/>
        <w:rPr>
          <w:rFonts w:ascii="Consolas" w:hAnsi="Consolas" w:cs="Consolas"/>
          <w:color w:val="385623" w:themeColor="accent6" w:themeShade="80"/>
          <w:sz w:val="24"/>
          <w:szCs w:val="24"/>
          <w:lang w:val="mn-MN"/>
        </w:rPr>
      </w:pPr>
      <w:r w:rsidRPr="007C5990">
        <w:rPr>
          <w:rFonts w:ascii="Consolas" w:hAnsi="Consolas" w:cs="Consolas"/>
          <w:color w:val="385623" w:themeColor="accent6" w:themeShade="80"/>
          <w:sz w:val="24"/>
          <w:szCs w:val="24"/>
          <w:lang w:val="mn-MN"/>
        </w:rPr>
        <w:tab/>
      </w:r>
      <w:r w:rsidRPr="007C5990">
        <w:rPr>
          <w:rFonts w:ascii="Consolas" w:hAnsi="Consolas" w:cs="Consolas"/>
          <w:color w:val="385623" w:themeColor="accent6" w:themeShade="80"/>
          <w:sz w:val="24"/>
          <w:szCs w:val="24"/>
          <w:lang w:val="mn-MN"/>
        </w:rPr>
        <w:tab/>
        <w:t xml:space="preserve">'hierarchical' </w:t>
      </w:r>
      <w:r w:rsidRPr="007C5990">
        <w:rPr>
          <w:rFonts w:ascii="Consolas" w:hAnsi="Consolas" w:cs="Consolas"/>
          <w:color w:val="385623" w:themeColor="accent6" w:themeShade="80"/>
          <w:sz w:val="24"/>
          <w:szCs w:val="24"/>
          <w:lang w:val="mn-MN"/>
        </w:rPr>
        <w:tab/>
        <w:t xml:space="preserve">  =&gt; false,</w:t>
      </w:r>
    </w:p>
    <w:p w14:paraId="211AD9D8" w14:textId="77777777" w:rsidR="000A5D3C" w:rsidRPr="007C5990" w:rsidRDefault="000A5D3C" w:rsidP="000A5D3C">
      <w:pPr>
        <w:spacing w:after="0"/>
        <w:rPr>
          <w:rFonts w:ascii="Consolas" w:hAnsi="Consolas" w:cs="Consolas"/>
          <w:color w:val="385623" w:themeColor="accent6" w:themeShade="80"/>
          <w:sz w:val="24"/>
          <w:szCs w:val="24"/>
          <w:lang w:val="mn-MN"/>
        </w:rPr>
      </w:pPr>
      <w:r w:rsidRPr="007C5990">
        <w:rPr>
          <w:rFonts w:ascii="Consolas" w:hAnsi="Consolas" w:cs="Consolas"/>
          <w:color w:val="385623" w:themeColor="accent6" w:themeShade="80"/>
          <w:sz w:val="24"/>
          <w:szCs w:val="24"/>
          <w:lang w:val="mn-MN"/>
        </w:rPr>
        <w:t xml:space="preserve">        'rewrite'  </w:t>
      </w:r>
      <w:r w:rsidRPr="007C5990">
        <w:rPr>
          <w:rFonts w:ascii="Consolas" w:hAnsi="Consolas" w:cs="Consolas"/>
          <w:color w:val="385623" w:themeColor="accent6" w:themeShade="80"/>
          <w:sz w:val="24"/>
          <w:szCs w:val="24"/>
          <w:lang w:val="mn-MN"/>
        </w:rPr>
        <w:tab/>
      </w:r>
      <w:r w:rsidRPr="007C5990">
        <w:rPr>
          <w:rFonts w:ascii="Consolas" w:hAnsi="Consolas" w:cs="Consolas"/>
          <w:color w:val="385623" w:themeColor="accent6" w:themeShade="80"/>
          <w:sz w:val="24"/>
          <w:szCs w:val="24"/>
          <w:lang w:val="mn-MN"/>
        </w:rPr>
        <w:tab/>
        <w:t xml:space="preserve">  =&gt; true,</w:t>
      </w:r>
    </w:p>
    <w:p w14:paraId="1E23F615" w14:textId="77777777" w:rsidR="000A5D3C" w:rsidRPr="007C5990" w:rsidRDefault="000A5D3C" w:rsidP="000A5D3C">
      <w:pPr>
        <w:spacing w:after="0"/>
        <w:rPr>
          <w:rFonts w:ascii="Consolas" w:hAnsi="Consolas" w:cs="Consolas"/>
          <w:color w:val="385623" w:themeColor="accent6" w:themeShade="80"/>
          <w:sz w:val="24"/>
          <w:szCs w:val="24"/>
          <w:lang w:val="mn-MN"/>
        </w:rPr>
      </w:pPr>
      <w:r w:rsidRPr="007C5990">
        <w:rPr>
          <w:rFonts w:ascii="Consolas" w:hAnsi="Consolas" w:cs="Consolas"/>
          <w:color w:val="385623" w:themeColor="accent6" w:themeShade="80"/>
          <w:sz w:val="24"/>
          <w:szCs w:val="24"/>
          <w:lang w:val="mn-MN"/>
        </w:rPr>
        <w:t xml:space="preserve">        'menu_position'   =&gt; 20,</w:t>
      </w:r>
    </w:p>
    <w:p w14:paraId="64A44976" w14:textId="77777777" w:rsidR="000A5D3C" w:rsidRPr="007C5990" w:rsidRDefault="000A5D3C" w:rsidP="000A5D3C">
      <w:pPr>
        <w:spacing w:after="0"/>
        <w:rPr>
          <w:rFonts w:ascii="Consolas" w:hAnsi="Consolas" w:cs="Consolas"/>
          <w:color w:val="385623" w:themeColor="accent6" w:themeShade="80"/>
          <w:sz w:val="24"/>
          <w:szCs w:val="24"/>
          <w:lang w:val="mn-MN"/>
        </w:rPr>
      </w:pPr>
      <w:r w:rsidRPr="007C5990">
        <w:rPr>
          <w:rFonts w:ascii="Consolas" w:hAnsi="Consolas" w:cs="Consolas"/>
          <w:color w:val="385623" w:themeColor="accent6" w:themeShade="80"/>
          <w:sz w:val="24"/>
          <w:szCs w:val="24"/>
          <w:lang w:val="mn-MN"/>
        </w:rPr>
        <w:t xml:space="preserve">        'supports' </w:t>
      </w:r>
      <w:r w:rsidRPr="007C5990">
        <w:rPr>
          <w:rFonts w:ascii="Consolas" w:hAnsi="Consolas" w:cs="Consolas"/>
          <w:color w:val="385623" w:themeColor="accent6" w:themeShade="80"/>
          <w:sz w:val="24"/>
          <w:szCs w:val="24"/>
          <w:lang w:val="mn-MN"/>
        </w:rPr>
        <w:tab/>
      </w:r>
      <w:r w:rsidRPr="007C5990">
        <w:rPr>
          <w:rFonts w:ascii="Consolas" w:hAnsi="Consolas" w:cs="Consolas"/>
          <w:color w:val="385623" w:themeColor="accent6" w:themeShade="80"/>
          <w:sz w:val="24"/>
          <w:szCs w:val="24"/>
          <w:lang w:val="mn-MN"/>
        </w:rPr>
        <w:tab/>
        <w:t xml:space="preserve">  =&gt; array('title', 'editor', 'thumbnail')</w:t>
      </w:r>
    </w:p>
    <w:p w14:paraId="0DA318CD" w14:textId="77777777" w:rsidR="000A5D3C" w:rsidRPr="007C5990" w:rsidRDefault="000A5D3C" w:rsidP="000A5D3C">
      <w:pPr>
        <w:spacing w:after="0"/>
        <w:rPr>
          <w:rFonts w:ascii="Consolas" w:hAnsi="Consolas" w:cs="Consolas"/>
          <w:color w:val="385623" w:themeColor="accent6" w:themeShade="80"/>
          <w:sz w:val="24"/>
          <w:szCs w:val="24"/>
          <w:lang w:val="mn-MN"/>
        </w:rPr>
      </w:pPr>
      <w:r w:rsidRPr="007C5990">
        <w:rPr>
          <w:rFonts w:ascii="Consolas" w:hAnsi="Consolas" w:cs="Consolas"/>
          <w:color w:val="385623" w:themeColor="accent6" w:themeShade="80"/>
          <w:sz w:val="24"/>
          <w:szCs w:val="24"/>
          <w:lang w:val="mn-MN"/>
        </w:rPr>
        <w:t xml:space="preserve">        );</w:t>
      </w:r>
    </w:p>
    <w:p w14:paraId="44FB1749" w14:textId="77777777" w:rsidR="000A5D3C" w:rsidRPr="007C5990" w:rsidRDefault="000A5D3C" w:rsidP="000A5D3C">
      <w:pPr>
        <w:spacing w:after="0"/>
        <w:rPr>
          <w:rFonts w:ascii="Consolas" w:hAnsi="Consolas" w:cs="Consolas"/>
          <w:color w:val="385623" w:themeColor="accent6" w:themeShade="80"/>
          <w:sz w:val="24"/>
          <w:szCs w:val="24"/>
          <w:lang w:val="mn-MN"/>
        </w:rPr>
      </w:pPr>
      <w:r w:rsidRPr="007C5990">
        <w:rPr>
          <w:rFonts w:ascii="Consolas" w:hAnsi="Consolas" w:cs="Consolas"/>
          <w:color w:val="385623" w:themeColor="accent6" w:themeShade="80"/>
          <w:sz w:val="24"/>
          <w:szCs w:val="24"/>
          <w:lang w:val="mn-MN"/>
        </w:rPr>
        <w:t xml:space="preserve">        register_post_type('</w:t>
      </w:r>
      <w:r w:rsidRPr="00AE17D0">
        <w:rPr>
          <w:rFonts w:ascii="Consolas" w:hAnsi="Consolas" w:cs="Consolas"/>
          <w:color w:val="FF0000"/>
          <w:sz w:val="24"/>
          <w:szCs w:val="24"/>
          <w:highlight w:val="green"/>
          <w:lang w:val="mn-MN"/>
        </w:rPr>
        <w:t>logos</w:t>
      </w:r>
      <w:r w:rsidRPr="007C5990">
        <w:rPr>
          <w:rFonts w:ascii="Consolas" w:hAnsi="Consolas" w:cs="Consolas"/>
          <w:color w:val="385623" w:themeColor="accent6" w:themeShade="80"/>
          <w:sz w:val="24"/>
          <w:szCs w:val="24"/>
          <w:lang w:val="mn-MN"/>
        </w:rPr>
        <w:t>',$feature_args);</w:t>
      </w:r>
    </w:p>
    <w:p w14:paraId="6FB928CD" w14:textId="77777777" w:rsidR="000A5D3C" w:rsidRPr="007C5990" w:rsidRDefault="000A5D3C" w:rsidP="000A5D3C">
      <w:pPr>
        <w:spacing w:after="0"/>
        <w:rPr>
          <w:rFonts w:ascii="Consolas" w:hAnsi="Consolas" w:cs="Consolas"/>
          <w:color w:val="385623" w:themeColor="accent6" w:themeShade="80"/>
          <w:sz w:val="24"/>
          <w:szCs w:val="24"/>
          <w:lang w:val="mn-MN"/>
        </w:rPr>
      </w:pPr>
      <w:r w:rsidRPr="007C5990">
        <w:rPr>
          <w:rFonts w:ascii="Consolas" w:hAnsi="Consolas" w:cs="Consolas"/>
          <w:color w:val="385623" w:themeColor="accent6" w:themeShade="80"/>
          <w:sz w:val="24"/>
          <w:szCs w:val="24"/>
          <w:lang w:val="mn-MN"/>
        </w:rPr>
        <w:t>}</w:t>
      </w:r>
    </w:p>
    <w:p w14:paraId="2D5F4625" w14:textId="77777777" w:rsidR="000A5D3C" w:rsidRPr="000A5D3C" w:rsidRDefault="000A5D3C" w:rsidP="000A5D3C">
      <w:pPr>
        <w:spacing w:after="0"/>
        <w:rPr>
          <w:rFonts w:ascii="Consolas" w:hAnsi="Consolas" w:cs="Consolas"/>
          <w:sz w:val="24"/>
          <w:szCs w:val="24"/>
          <w:lang w:val="mn-MN"/>
        </w:rPr>
      </w:pPr>
    </w:p>
    <w:p w14:paraId="3B12D514" w14:textId="77777777" w:rsidR="000A5D3C" w:rsidRDefault="000A5D3C" w:rsidP="000A5D3C">
      <w:pPr>
        <w:spacing w:after="0"/>
        <w:rPr>
          <w:rFonts w:ascii="Consolas" w:hAnsi="Consolas" w:cs="Consolas"/>
          <w:sz w:val="24"/>
          <w:szCs w:val="24"/>
          <w:lang w:val="mn-MN"/>
        </w:rPr>
      </w:pPr>
      <w:r w:rsidRPr="000A5D3C">
        <w:rPr>
          <w:rFonts w:ascii="Consolas" w:hAnsi="Consolas" w:cs="Consolas"/>
          <w:sz w:val="24"/>
          <w:szCs w:val="24"/>
          <w:lang w:val="mn-MN"/>
        </w:rPr>
        <w:t xml:space="preserve"> // post type дээр ангилал яаж оруулж ирэх гэж байна. </w:t>
      </w:r>
    </w:p>
    <w:p w14:paraId="5C853FB9" w14:textId="77777777" w:rsidR="00AE17D0" w:rsidRDefault="00AE17D0" w:rsidP="00AE17D0">
      <w:pPr>
        <w:spacing w:after="0"/>
        <w:rPr>
          <w:rFonts w:ascii="Consolas" w:hAnsi="Consolas" w:cs="Consolas"/>
          <w:sz w:val="24"/>
          <w:szCs w:val="24"/>
          <w:lang w:val="mn-MN"/>
        </w:rPr>
      </w:pPr>
      <w:r>
        <w:rPr>
          <w:rFonts w:ascii="Consolas" w:hAnsi="Consolas" w:cs="Consolas"/>
          <w:sz w:val="24"/>
          <w:szCs w:val="24"/>
          <w:highlight w:val="lightGray"/>
        </w:rPr>
        <w:t xml:space="preserve">// </w:t>
      </w:r>
      <w:r w:rsidRPr="00AE17D0">
        <w:rPr>
          <w:rFonts w:ascii="Consolas" w:hAnsi="Consolas" w:cs="Consolas"/>
          <w:sz w:val="24"/>
          <w:szCs w:val="24"/>
          <w:highlight w:val="lightGray"/>
        </w:rPr>
        <w:t xml:space="preserve">Admin </w:t>
      </w:r>
      <w:r w:rsidRPr="00AE17D0">
        <w:rPr>
          <w:rFonts w:ascii="Consolas" w:hAnsi="Consolas" w:cs="Consolas"/>
          <w:sz w:val="24"/>
          <w:szCs w:val="24"/>
          <w:highlight w:val="lightGray"/>
          <w:lang w:val="mn-MN"/>
        </w:rPr>
        <w:t>дотор харагдаж байгаа нэрүүд</w:t>
      </w:r>
      <w:r>
        <w:rPr>
          <w:rFonts w:ascii="Consolas" w:hAnsi="Consolas" w:cs="Consolas"/>
          <w:sz w:val="24"/>
          <w:szCs w:val="24"/>
          <w:lang w:val="mn-MN"/>
        </w:rPr>
        <w:t xml:space="preserve"> </w:t>
      </w:r>
    </w:p>
    <w:p w14:paraId="7EEA85C7" w14:textId="77777777" w:rsidR="00AE17D0" w:rsidRPr="00AE17D0" w:rsidRDefault="00AE17D0" w:rsidP="00AE17D0">
      <w:pPr>
        <w:spacing w:after="0"/>
        <w:rPr>
          <w:rFonts w:ascii="Consolas" w:hAnsi="Consolas" w:cs="Consolas"/>
          <w:sz w:val="24"/>
          <w:szCs w:val="24"/>
          <w:lang w:val="mn-MN"/>
        </w:rPr>
      </w:pPr>
      <w:r>
        <w:rPr>
          <w:rFonts w:ascii="Consolas" w:hAnsi="Consolas" w:cs="Consolas"/>
          <w:sz w:val="24"/>
          <w:szCs w:val="24"/>
          <w:highlight w:val="green"/>
        </w:rPr>
        <w:t xml:space="preserve">// </w:t>
      </w:r>
      <w:r w:rsidRPr="00AE17D0">
        <w:rPr>
          <w:rFonts w:ascii="Consolas" w:hAnsi="Consolas" w:cs="Consolas"/>
          <w:sz w:val="24"/>
          <w:szCs w:val="24"/>
          <w:highlight w:val="green"/>
          <w:lang w:val="mn-MN"/>
        </w:rPr>
        <w:t>Дуудаж өгөх нэр</w:t>
      </w:r>
      <w:r>
        <w:rPr>
          <w:rFonts w:ascii="Consolas" w:hAnsi="Consolas" w:cs="Consolas"/>
          <w:sz w:val="24"/>
          <w:szCs w:val="24"/>
          <w:lang w:val="mn-MN"/>
        </w:rPr>
        <w:t xml:space="preserve"> </w:t>
      </w:r>
    </w:p>
    <w:p w14:paraId="061B20E0" w14:textId="77777777" w:rsidR="00AE17D0" w:rsidRPr="00AE17D0" w:rsidRDefault="00AE17D0" w:rsidP="000A5D3C">
      <w:pPr>
        <w:spacing w:after="0"/>
        <w:rPr>
          <w:rFonts w:ascii="Consolas" w:hAnsi="Consolas" w:cs="Consolas"/>
          <w:sz w:val="24"/>
          <w:szCs w:val="24"/>
        </w:rPr>
      </w:pPr>
    </w:p>
    <w:p w14:paraId="59C8F555" w14:textId="77777777" w:rsidR="000A5D3C" w:rsidRPr="000A5D3C" w:rsidRDefault="000A5D3C" w:rsidP="000A5D3C">
      <w:pPr>
        <w:spacing w:after="0"/>
        <w:rPr>
          <w:rFonts w:ascii="Consolas" w:hAnsi="Consolas" w:cs="Consolas"/>
          <w:sz w:val="24"/>
          <w:szCs w:val="24"/>
          <w:lang w:val="mn-MN"/>
        </w:rPr>
      </w:pPr>
      <w:r w:rsidRPr="000A5D3C">
        <w:rPr>
          <w:rFonts w:ascii="Consolas" w:hAnsi="Consolas" w:cs="Consolas"/>
          <w:sz w:val="24"/>
          <w:szCs w:val="24"/>
          <w:lang w:val="mn-MN"/>
        </w:rPr>
        <w:t>/* taxonomy */</w:t>
      </w:r>
    </w:p>
    <w:p w14:paraId="0D78B46B" w14:textId="77777777" w:rsidR="000A5D3C" w:rsidRPr="007C5990" w:rsidRDefault="000A5D3C" w:rsidP="000A5D3C">
      <w:pPr>
        <w:spacing w:after="0"/>
        <w:rPr>
          <w:rFonts w:ascii="Consolas" w:hAnsi="Consolas" w:cs="Consolas"/>
          <w:color w:val="385623" w:themeColor="accent6" w:themeShade="80"/>
          <w:sz w:val="24"/>
          <w:szCs w:val="24"/>
          <w:lang w:val="mn-MN"/>
        </w:rPr>
      </w:pPr>
      <w:r w:rsidRPr="007C5990">
        <w:rPr>
          <w:rFonts w:ascii="Consolas" w:hAnsi="Consolas" w:cs="Consolas"/>
          <w:color w:val="385623" w:themeColor="accent6" w:themeShade="80"/>
          <w:sz w:val="24"/>
          <w:szCs w:val="24"/>
          <w:lang w:val="mn-MN"/>
        </w:rPr>
        <w:lastRenderedPageBreak/>
        <w:t>add_action( 'init', 'create_</w:t>
      </w:r>
      <w:r w:rsidRPr="007C5990">
        <w:rPr>
          <w:rFonts w:ascii="Consolas" w:hAnsi="Consolas" w:cs="Consolas"/>
          <w:color w:val="FF0000"/>
          <w:sz w:val="24"/>
          <w:szCs w:val="24"/>
          <w:lang w:val="mn-MN"/>
        </w:rPr>
        <w:t>logos</w:t>
      </w:r>
      <w:r w:rsidRPr="007C5990">
        <w:rPr>
          <w:rFonts w:ascii="Consolas" w:hAnsi="Consolas" w:cs="Consolas"/>
          <w:color w:val="385623" w:themeColor="accent6" w:themeShade="80"/>
          <w:sz w:val="24"/>
          <w:szCs w:val="24"/>
          <w:lang w:val="mn-MN"/>
        </w:rPr>
        <w:t>_taxonomies', 0 );</w:t>
      </w:r>
    </w:p>
    <w:p w14:paraId="6AAE2DFB" w14:textId="77777777" w:rsidR="000A5D3C" w:rsidRPr="007C5990" w:rsidRDefault="000A5D3C" w:rsidP="000A5D3C">
      <w:pPr>
        <w:spacing w:after="0"/>
        <w:rPr>
          <w:rFonts w:ascii="Consolas" w:hAnsi="Consolas" w:cs="Consolas"/>
          <w:color w:val="385623" w:themeColor="accent6" w:themeShade="80"/>
          <w:sz w:val="24"/>
          <w:szCs w:val="24"/>
          <w:lang w:val="mn-MN"/>
        </w:rPr>
      </w:pPr>
      <w:r w:rsidRPr="007C5990">
        <w:rPr>
          <w:rFonts w:ascii="Consolas" w:hAnsi="Consolas" w:cs="Consolas"/>
          <w:color w:val="385623" w:themeColor="accent6" w:themeShade="80"/>
          <w:sz w:val="24"/>
          <w:szCs w:val="24"/>
          <w:lang w:val="mn-MN"/>
        </w:rPr>
        <w:t>function create_</w:t>
      </w:r>
      <w:r w:rsidRPr="007C5990">
        <w:rPr>
          <w:rFonts w:ascii="Consolas" w:hAnsi="Consolas" w:cs="Consolas"/>
          <w:color w:val="FF0000"/>
          <w:sz w:val="24"/>
          <w:szCs w:val="24"/>
          <w:lang w:val="mn-MN"/>
        </w:rPr>
        <w:t>logos</w:t>
      </w:r>
      <w:r w:rsidRPr="007C5990">
        <w:rPr>
          <w:rFonts w:ascii="Consolas" w:hAnsi="Consolas" w:cs="Consolas"/>
          <w:color w:val="385623" w:themeColor="accent6" w:themeShade="80"/>
          <w:sz w:val="24"/>
          <w:szCs w:val="24"/>
          <w:lang w:val="mn-MN"/>
        </w:rPr>
        <w:t>_taxonomies() {</w:t>
      </w:r>
    </w:p>
    <w:p w14:paraId="3726F078" w14:textId="77777777" w:rsidR="000A5D3C" w:rsidRPr="007C5990" w:rsidRDefault="000A5D3C" w:rsidP="000A5D3C">
      <w:pPr>
        <w:spacing w:after="0"/>
        <w:rPr>
          <w:rFonts w:ascii="Consolas" w:hAnsi="Consolas" w:cs="Consolas"/>
          <w:sz w:val="24"/>
          <w:szCs w:val="24"/>
          <w:lang w:val="mn-MN"/>
        </w:rPr>
      </w:pPr>
      <w:r w:rsidRPr="007C5990">
        <w:rPr>
          <w:rFonts w:ascii="Consolas" w:hAnsi="Consolas" w:cs="Consolas"/>
          <w:sz w:val="24"/>
          <w:szCs w:val="24"/>
          <w:lang w:val="mn-MN"/>
        </w:rPr>
        <w:t xml:space="preserve">        // Add new taxonomy, make it hierarchical (like categories)</w:t>
      </w:r>
    </w:p>
    <w:p w14:paraId="6BE3EFDA" w14:textId="77777777" w:rsidR="000A5D3C" w:rsidRPr="007C5990" w:rsidRDefault="000A5D3C" w:rsidP="000A5D3C">
      <w:pPr>
        <w:spacing w:after="0"/>
        <w:rPr>
          <w:rFonts w:ascii="Consolas" w:hAnsi="Consolas" w:cs="Consolas"/>
          <w:color w:val="385623" w:themeColor="accent6" w:themeShade="80"/>
          <w:sz w:val="24"/>
          <w:szCs w:val="24"/>
          <w:lang w:val="mn-MN"/>
        </w:rPr>
      </w:pPr>
      <w:r w:rsidRPr="000A5D3C">
        <w:rPr>
          <w:rFonts w:ascii="Consolas" w:hAnsi="Consolas" w:cs="Consolas"/>
          <w:sz w:val="24"/>
          <w:szCs w:val="24"/>
          <w:lang w:val="mn-MN"/>
        </w:rPr>
        <w:t xml:space="preserve">   </w:t>
      </w:r>
      <w:r w:rsidRPr="007C5990">
        <w:rPr>
          <w:rFonts w:ascii="Consolas" w:hAnsi="Consolas" w:cs="Consolas"/>
          <w:color w:val="385623" w:themeColor="accent6" w:themeShade="80"/>
          <w:sz w:val="24"/>
          <w:szCs w:val="24"/>
          <w:lang w:val="mn-MN"/>
        </w:rPr>
        <w:t xml:space="preserve">     $labels = array(</w:t>
      </w:r>
    </w:p>
    <w:p w14:paraId="22756A3E" w14:textId="77777777" w:rsidR="000A5D3C" w:rsidRPr="00AE17D0" w:rsidRDefault="000A5D3C" w:rsidP="000A5D3C">
      <w:pPr>
        <w:spacing w:after="0"/>
        <w:rPr>
          <w:rFonts w:ascii="Consolas" w:hAnsi="Consolas" w:cs="Consolas"/>
          <w:color w:val="385623" w:themeColor="accent6" w:themeShade="80"/>
          <w:sz w:val="24"/>
          <w:szCs w:val="24"/>
          <w:highlight w:val="lightGray"/>
          <w:lang w:val="mn-MN"/>
        </w:rPr>
      </w:pPr>
      <w:r w:rsidRPr="007C5990">
        <w:rPr>
          <w:rFonts w:ascii="Consolas" w:hAnsi="Consolas" w:cs="Consolas"/>
          <w:color w:val="385623" w:themeColor="accent6" w:themeShade="80"/>
          <w:sz w:val="24"/>
          <w:szCs w:val="24"/>
          <w:lang w:val="mn-MN"/>
        </w:rPr>
        <w:t xml:space="preserve">        </w:t>
      </w:r>
      <w:r w:rsidRPr="00AE17D0">
        <w:rPr>
          <w:rFonts w:ascii="Consolas" w:hAnsi="Consolas" w:cs="Consolas"/>
          <w:color w:val="385623" w:themeColor="accent6" w:themeShade="80"/>
          <w:sz w:val="24"/>
          <w:szCs w:val="24"/>
          <w:highlight w:val="lightGray"/>
          <w:lang w:val="mn-MN"/>
        </w:rPr>
        <w:t xml:space="preserve">'name'          </w:t>
      </w:r>
      <w:r w:rsidRPr="00AE17D0">
        <w:rPr>
          <w:rFonts w:ascii="Consolas" w:hAnsi="Consolas" w:cs="Consolas"/>
          <w:color w:val="385623" w:themeColor="accent6" w:themeShade="80"/>
          <w:sz w:val="24"/>
          <w:szCs w:val="24"/>
          <w:highlight w:val="lightGray"/>
          <w:lang w:val="mn-MN"/>
        </w:rPr>
        <w:tab/>
        <w:t>=&gt; _x( 'Angilal', 'taxonomy general name' ),</w:t>
      </w:r>
    </w:p>
    <w:p w14:paraId="0D79A3AB" w14:textId="77777777" w:rsidR="000A5D3C" w:rsidRPr="00AE17D0" w:rsidRDefault="000A5D3C" w:rsidP="000A5D3C">
      <w:pPr>
        <w:spacing w:after="0"/>
        <w:rPr>
          <w:rFonts w:ascii="Consolas" w:hAnsi="Consolas" w:cs="Consolas"/>
          <w:color w:val="385623" w:themeColor="accent6" w:themeShade="80"/>
          <w:sz w:val="24"/>
          <w:szCs w:val="24"/>
          <w:highlight w:val="lightGray"/>
          <w:lang w:val="mn-MN"/>
        </w:rPr>
      </w:pPr>
      <w:r w:rsidRPr="00AE17D0">
        <w:rPr>
          <w:rFonts w:ascii="Consolas" w:hAnsi="Consolas" w:cs="Consolas"/>
          <w:color w:val="385623" w:themeColor="accent6" w:themeShade="80"/>
          <w:sz w:val="24"/>
          <w:szCs w:val="24"/>
          <w:highlight w:val="lightGray"/>
          <w:lang w:val="mn-MN"/>
        </w:rPr>
        <w:t xml:space="preserve">        'singular_name' </w:t>
      </w:r>
      <w:r w:rsidRPr="00AE17D0">
        <w:rPr>
          <w:rFonts w:ascii="Consolas" w:hAnsi="Consolas" w:cs="Consolas"/>
          <w:color w:val="385623" w:themeColor="accent6" w:themeShade="80"/>
          <w:sz w:val="24"/>
          <w:szCs w:val="24"/>
          <w:highlight w:val="lightGray"/>
          <w:lang w:val="mn-MN"/>
        </w:rPr>
        <w:tab/>
        <w:t>=&gt; _x( 'Angilal', 'taxonomy singular name' ),</w:t>
      </w:r>
    </w:p>
    <w:p w14:paraId="0E88941E" w14:textId="77777777" w:rsidR="000A5D3C" w:rsidRPr="00AE17D0" w:rsidRDefault="000A5D3C" w:rsidP="000A5D3C">
      <w:pPr>
        <w:spacing w:after="0"/>
        <w:rPr>
          <w:rFonts w:ascii="Consolas" w:hAnsi="Consolas" w:cs="Consolas"/>
          <w:color w:val="385623" w:themeColor="accent6" w:themeShade="80"/>
          <w:sz w:val="24"/>
          <w:szCs w:val="24"/>
          <w:highlight w:val="lightGray"/>
          <w:lang w:val="mn-MN"/>
        </w:rPr>
      </w:pPr>
      <w:r w:rsidRPr="00AE17D0">
        <w:rPr>
          <w:rFonts w:ascii="Consolas" w:hAnsi="Consolas" w:cs="Consolas"/>
          <w:color w:val="385623" w:themeColor="accent6" w:themeShade="80"/>
          <w:sz w:val="24"/>
          <w:szCs w:val="24"/>
          <w:highlight w:val="lightGray"/>
          <w:lang w:val="mn-MN"/>
        </w:rPr>
        <w:t xml:space="preserve">        'search_items'  </w:t>
      </w:r>
      <w:r w:rsidRPr="00AE17D0">
        <w:rPr>
          <w:rFonts w:ascii="Consolas" w:hAnsi="Consolas" w:cs="Consolas"/>
          <w:color w:val="385623" w:themeColor="accent6" w:themeShade="80"/>
          <w:sz w:val="24"/>
          <w:szCs w:val="24"/>
          <w:highlight w:val="lightGray"/>
          <w:lang w:val="mn-MN"/>
        </w:rPr>
        <w:tab/>
        <w:t>=&gt; __( 'Search Angilal' ),</w:t>
      </w:r>
    </w:p>
    <w:p w14:paraId="28A6F0D5" w14:textId="77777777" w:rsidR="000A5D3C" w:rsidRPr="00AE17D0" w:rsidRDefault="000A5D3C" w:rsidP="000A5D3C">
      <w:pPr>
        <w:spacing w:after="0"/>
        <w:rPr>
          <w:rFonts w:ascii="Consolas" w:hAnsi="Consolas" w:cs="Consolas"/>
          <w:color w:val="385623" w:themeColor="accent6" w:themeShade="80"/>
          <w:sz w:val="24"/>
          <w:szCs w:val="24"/>
          <w:highlight w:val="lightGray"/>
          <w:lang w:val="mn-MN"/>
        </w:rPr>
      </w:pPr>
      <w:r w:rsidRPr="00AE17D0">
        <w:rPr>
          <w:rFonts w:ascii="Consolas" w:hAnsi="Consolas" w:cs="Consolas"/>
          <w:color w:val="385623" w:themeColor="accent6" w:themeShade="80"/>
          <w:sz w:val="24"/>
          <w:szCs w:val="24"/>
          <w:highlight w:val="lightGray"/>
          <w:lang w:val="mn-MN"/>
        </w:rPr>
        <w:t xml:space="preserve">        'all_items'     </w:t>
      </w:r>
      <w:r w:rsidRPr="00AE17D0">
        <w:rPr>
          <w:rFonts w:ascii="Consolas" w:hAnsi="Consolas" w:cs="Consolas"/>
          <w:color w:val="385623" w:themeColor="accent6" w:themeShade="80"/>
          <w:sz w:val="24"/>
          <w:szCs w:val="24"/>
          <w:highlight w:val="lightGray"/>
          <w:lang w:val="mn-MN"/>
        </w:rPr>
        <w:tab/>
        <w:t>=&gt; __( 'All Angilal' ),</w:t>
      </w:r>
    </w:p>
    <w:p w14:paraId="2771DC1E" w14:textId="77777777" w:rsidR="000A5D3C" w:rsidRPr="00AE17D0" w:rsidRDefault="000A5D3C" w:rsidP="000A5D3C">
      <w:pPr>
        <w:spacing w:after="0"/>
        <w:rPr>
          <w:rFonts w:ascii="Consolas" w:hAnsi="Consolas" w:cs="Consolas"/>
          <w:color w:val="385623" w:themeColor="accent6" w:themeShade="80"/>
          <w:sz w:val="24"/>
          <w:szCs w:val="24"/>
          <w:highlight w:val="lightGray"/>
          <w:lang w:val="mn-MN"/>
        </w:rPr>
      </w:pPr>
      <w:r w:rsidRPr="00AE17D0">
        <w:rPr>
          <w:rFonts w:ascii="Consolas" w:hAnsi="Consolas" w:cs="Consolas"/>
          <w:color w:val="385623" w:themeColor="accent6" w:themeShade="80"/>
          <w:sz w:val="24"/>
          <w:szCs w:val="24"/>
          <w:highlight w:val="lightGray"/>
          <w:lang w:val="mn-MN"/>
        </w:rPr>
        <w:t xml:space="preserve">        'parent_item'    </w:t>
      </w:r>
      <w:r w:rsidRPr="00AE17D0">
        <w:rPr>
          <w:rFonts w:ascii="Consolas" w:hAnsi="Consolas" w:cs="Consolas"/>
          <w:color w:val="385623" w:themeColor="accent6" w:themeShade="80"/>
          <w:sz w:val="24"/>
          <w:szCs w:val="24"/>
          <w:highlight w:val="lightGray"/>
          <w:lang w:val="mn-MN"/>
        </w:rPr>
        <w:tab/>
        <w:t>=&gt; __( 'Parent Angilal' ),</w:t>
      </w:r>
    </w:p>
    <w:p w14:paraId="56164257" w14:textId="77777777" w:rsidR="000A5D3C" w:rsidRPr="00AE17D0" w:rsidRDefault="000A5D3C" w:rsidP="000A5D3C">
      <w:pPr>
        <w:spacing w:after="0"/>
        <w:rPr>
          <w:rFonts w:ascii="Consolas" w:hAnsi="Consolas" w:cs="Consolas"/>
          <w:color w:val="385623" w:themeColor="accent6" w:themeShade="80"/>
          <w:sz w:val="24"/>
          <w:szCs w:val="24"/>
          <w:highlight w:val="lightGray"/>
          <w:lang w:val="mn-MN"/>
        </w:rPr>
      </w:pPr>
      <w:r w:rsidRPr="00AE17D0">
        <w:rPr>
          <w:rFonts w:ascii="Consolas" w:hAnsi="Consolas" w:cs="Consolas"/>
          <w:color w:val="385623" w:themeColor="accent6" w:themeShade="80"/>
          <w:sz w:val="24"/>
          <w:szCs w:val="24"/>
          <w:highlight w:val="lightGray"/>
          <w:lang w:val="mn-MN"/>
        </w:rPr>
        <w:t xml:space="preserve">        'parent_item_colon' =&gt; __( 'Parent Angilal:' ),</w:t>
      </w:r>
    </w:p>
    <w:p w14:paraId="2EFBDC79" w14:textId="77777777" w:rsidR="000A5D3C" w:rsidRPr="00AE17D0" w:rsidRDefault="000A5D3C" w:rsidP="000A5D3C">
      <w:pPr>
        <w:spacing w:after="0"/>
        <w:rPr>
          <w:rFonts w:ascii="Consolas" w:hAnsi="Consolas" w:cs="Consolas"/>
          <w:color w:val="385623" w:themeColor="accent6" w:themeShade="80"/>
          <w:sz w:val="24"/>
          <w:szCs w:val="24"/>
          <w:highlight w:val="lightGray"/>
          <w:lang w:val="mn-MN"/>
        </w:rPr>
      </w:pPr>
      <w:r w:rsidRPr="00AE17D0">
        <w:rPr>
          <w:rFonts w:ascii="Consolas" w:hAnsi="Consolas" w:cs="Consolas"/>
          <w:color w:val="385623" w:themeColor="accent6" w:themeShade="80"/>
          <w:sz w:val="24"/>
          <w:szCs w:val="24"/>
          <w:highlight w:val="lightGray"/>
          <w:lang w:val="mn-MN"/>
        </w:rPr>
        <w:t xml:space="preserve">        'edit_item'     </w:t>
      </w:r>
      <w:r w:rsidRPr="00AE17D0">
        <w:rPr>
          <w:rFonts w:ascii="Consolas" w:hAnsi="Consolas" w:cs="Consolas"/>
          <w:color w:val="385623" w:themeColor="accent6" w:themeShade="80"/>
          <w:sz w:val="24"/>
          <w:szCs w:val="24"/>
          <w:highlight w:val="lightGray"/>
          <w:lang w:val="mn-MN"/>
        </w:rPr>
        <w:tab/>
        <w:t>=&gt; __( 'Edit Angilal' ),</w:t>
      </w:r>
    </w:p>
    <w:p w14:paraId="0F45D1C5" w14:textId="77777777" w:rsidR="000A5D3C" w:rsidRPr="00AE17D0" w:rsidRDefault="000A5D3C" w:rsidP="000A5D3C">
      <w:pPr>
        <w:spacing w:after="0"/>
        <w:rPr>
          <w:rFonts w:ascii="Consolas" w:hAnsi="Consolas" w:cs="Consolas"/>
          <w:color w:val="385623" w:themeColor="accent6" w:themeShade="80"/>
          <w:sz w:val="24"/>
          <w:szCs w:val="24"/>
          <w:highlight w:val="lightGray"/>
          <w:lang w:val="mn-MN"/>
        </w:rPr>
      </w:pPr>
      <w:r w:rsidRPr="00AE17D0">
        <w:rPr>
          <w:rFonts w:ascii="Consolas" w:hAnsi="Consolas" w:cs="Consolas"/>
          <w:color w:val="385623" w:themeColor="accent6" w:themeShade="80"/>
          <w:sz w:val="24"/>
          <w:szCs w:val="24"/>
          <w:highlight w:val="lightGray"/>
          <w:lang w:val="mn-MN"/>
        </w:rPr>
        <w:t xml:space="preserve">        'update_item'     </w:t>
      </w:r>
      <w:r w:rsidRPr="00AE17D0">
        <w:rPr>
          <w:rFonts w:ascii="Consolas" w:hAnsi="Consolas" w:cs="Consolas"/>
          <w:color w:val="385623" w:themeColor="accent6" w:themeShade="80"/>
          <w:sz w:val="24"/>
          <w:szCs w:val="24"/>
          <w:highlight w:val="lightGray"/>
          <w:lang w:val="mn-MN"/>
        </w:rPr>
        <w:tab/>
        <w:t>=&gt; __( 'Update Angilal' ),</w:t>
      </w:r>
    </w:p>
    <w:p w14:paraId="048D34CF" w14:textId="77777777" w:rsidR="000A5D3C" w:rsidRPr="00AE17D0" w:rsidRDefault="000A5D3C" w:rsidP="000A5D3C">
      <w:pPr>
        <w:spacing w:after="0"/>
        <w:rPr>
          <w:rFonts w:ascii="Consolas" w:hAnsi="Consolas" w:cs="Consolas"/>
          <w:color w:val="385623" w:themeColor="accent6" w:themeShade="80"/>
          <w:sz w:val="24"/>
          <w:szCs w:val="24"/>
          <w:highlight w:val="lightGray"/>
          <w:lang w:val="mn-MN"/>
        </w:rPr>
      </w:pPr>
      <w:r w:rsidRPr="00AE17D0">
        <w:rPr>
          <w:rFonts w:ascii="Consolas" w:hAnsi="Consolas" w:cs="Consolas"/>
          <w:color w:val="385623" w:themeColor="accent6" w:themeShade="80"/>
          <w:sz w:val="24"/>
          <w:szCs w:val="24"/>
          <w:highlight w:val="lightGray"/>
          <w:lang w:val="mn-MN"/>
        </w:rPr>
        <w:t xml:space="preserve">        'add_new_item'    </w:t>
      </w:r>
      <w:r w:rsidRPr="00AE17D0">
        <w:rPr>
          <w:rFonts w:ascii="Consolas" w:hAnsi="Consolas" w:cs="Consolas"/>
          <w:color w:val="385623" w:themeColor="accent6" w:themeShade="80"/>
          <w:sz w:val="24"/>
          <w:szCs w:val="24"/>
          <w:highlight w:val="lightGray"/>
          <w:lang w:val="mn-MN"/>
        </w:rPr>
        <w:tab/>
        <w:t>=&gt; __( 'Add New Angilal' ),</w:t>
      </w:r>
    </w:p>
    <w:p w14:paraId="382F8C31" w14:textId="77777777" w:rsidR="000A5D3C" w:rsidRPr="00AE17D0" w:rsidRDefault="000A5D3C" w:rsidP="000A5D3C">
      <w:pPr>
        <w:spacing w:after="0"/>
        <w:rPr>
          <w:rFonts w:ascii="Consolas" w:hAnsi="Consolas" w:cs="Consolas"/>
          <w:color w:val="385623" w:themeColor="accent6" w:themeShade="80"/>
          <w:sz w:val="24"/>
          <w:szCs w:val="24"/>
          <w:highlight w:val="lightGray"/>
          <w:lang w:val="mn-MN"/>
        </w:rPr>
      </w:pPr>
      <w:r w:rsidRPr="00AE17D0">
        <w:rPr>
          <w:rFonts w:ascii="Consolas" w:hAnsi="Consolas" w:cs="Consolas"/>
          <w:color w:val="385623" w:themeColor="accent6" w:themeShade="80"/>
          <w:sz w:val="24"/>
          <w:szCs w:val="24"/>
          <w:highlight w:val="lightGray"/>
          <w:lang w:val="mn-MN"/>
        </w:rPr>
        <w:t xml:space="preserve">        'new_item_name'     =&gt; __( 'New Angilal Name' ),</w:t>
      </w:r>
    </w:p>
    <w:p w14:paraId="132206F9" w14:textId="77777777" w:rsidR="000A5D3C" w:rsidRPr="007C5990" w:rsidRDefault="000A5D3C" w:rsidP="000A5D3C">
      <w:pPr>
        <w:spacing w:after="0"/>
        <w:rPr>
          <w:rFonts w:ascii="Consolas" w:hAnsi="Consolas" w:cs="Consolas"/>
          <w:color w:val="385623" w:themeColor="accent6" w:themeShade="80"/>
          <w:sz w:val="24"/>
          <w:szCs w:val="24"/>
          <w:lang w:val="mn-MN"/>
        </w:rPr>
      </w:pPr>
      <w:r w:rsidRPr="00AE17D0">
        <w:rPr>
          <w:rFonts w:ascii="Consolas" w:hAnsi="Consolas" w:cs="Consolas"/>
          <w:color w:val="385623" w:themeColor="accent6" w:themeShade="80"/>
          <w:sz w:val="24"/>
          <w:szCs w:val="24"/>
          <w:highlight w:val="lightGray"/>
          <w:lang w:val="mn-MN"/>
        </w:rPr>
        <w:t xml:space="preserve">        'menu_name'     </w:t>
      </w:r>
      <w:r w:rsidRPr="00AE17D0">
        <w:rPr>
          <w:rFonts w:ascii="Consolas" w:hAnsi="Consolas" w:cs="Consolas"/>
          <w:color w:val="385623" w:themeColor="accent6" w:themeShade="80"/>
          <w:sz w:val="24"/>
          <w:szCs w:val="24"/>
          <w:highlight w:val="lightGray"/>
          <w:lang w:val="mn-MN"/>
        </w:rPr>
        <w:tab/>
        <w:t>=&gt; __( 'Angilal' ),</w:t>
      </w:r>
    </w:p>
    <w:p w14:paraId="1B7249C3" w14:textId="77777777" w:rsidR="000A5D3C" w:rsidRPr="007C5990" w:rsidRDefault="000A5D3C" w:rsidP="000A5D3C">
      <w:pPr>
        <w:spacing w:after="0"/>
        <w:rPr>
          <w:rFonts w:ascii="Consolas" w:hAnsi="Consolas" w:cs="Consolas"/>
          <w:color w:val="385623" w:themeColor="accent6" w:themeShade="80"/>
          <w:sz w:val="24"/>
          <w:szCs w:val="24"/>
          <w:lang w:val="mn-MN"/>
        </w:rPr>
      </w:pPr>
    </w:p>
    <w:p w14:paraId="0A848660" w14:textId="77777777" w:rsidR="000A5D3C" w:rsidRPr="007C5990" w:rsidRDefault="000A5D3C" w:rsidP="000A5D3C">
      <w:pPr>
        <w:spacing w:after="0"/>
        <w:rPr>
          <w:rFonts w:ascii="Consolas" w:hAnsi="Consolas" w:cs="Consolas"/>
          <w:color w:val="385623" w:themeColor="accent6" w:themeShade="80"/>
          <w:sz w:val="24"/>
          <w:szCs w:val="24"/>
          <w:lang w:val="mn-MN"/>
        </w:rPr>
      </w:pPr>
      <w:r w:rsidRPr="007C5990">
        <w:rPr>
          <w:rFonts w:ascii="Consolas" w:hAnsi="Consolas" w:cs="Consolas"/>
          <w:color w:val="385623" w:themeColor="accent6" w:themeShade="80"/>
          <w:sz w:val="24"/>
          <w:szCs w:val="24"/>
          <w:lang w:val="mn-MN"/>
        </w:rPr>
        <w:t xml:space="preserve">        ); </w:t>
      </w:r>
    </w:p>
    <w:p w14:paraId="1923BDC2" w14:textId="77777777" w:rsidR="000A5D3C" w:rsidRPr="007C5990" w:rsidRDefault="000A5D3C" w:rsidP="000A5D3C">
      <w:pPr>
        <w:spacing w:after="0"/>
        <w:rPr>
          <w:rFonts w:ascii="Consolas" w:hAnsi="Consolas" w:cs="Consolas"/>
          <w:color w:val="385623" w:themeColor="accent6" w:themeShade="80"/>
          <w:sz w:val="24"/>
          <w:szCs w:val="24"/>
          <w:lang w:val="mn-MN"/>
        </w:rPr>
      </w:pPr>
      <w:r w:rsidRPr="007C5990">
        <w:rPr>
          <w:rFonts w:ascii="Consolas" w:hAnsi="Consolas" w:cs="Consolas"/>
          <w:color w:val="385623" w:themeColor="accent6" w:themeShade="80"/>
          <w:sz w:val="24"/>
          <w:szCs w:val="24"/>
          <w:lang w:val="mn-MN"/>
        </w:rPr>
        <w:t xml:space="preserve">        $args = array(</w:t>
      </w:r>
    </w:p>
    <w:p w14:paraId="0B338DC0" w14:textId="77777777" w:rsidR="000A5D3C" w:rsidRPr="007C5990" w:rsidRDefault="000A5D3C" w:rsidP="000A5D3C">
      <w:pPr>
        <w:spacing w:after="0"/>
        <w:rPr>
          <w:rFonts w:ascii="Consolas" w:hAnsi="Consolas" w:cs="Consolas"/>
          <w:color w:val="385623" w:themeColor="accent6" w:themeShade="80"/>
          <w:sz w:val="24"/>
          <w:szCs w:val="24"/>
          <w:lang w:val="mn-MN"/>
        </w:rPr>
      </w:pPr>
      <w:r w:rsidRPr="007C5990">
        <w:rPr>
          <w:rFonts w:ascii="Consolas" w:hAnsi="Consolas" w:cs="Consolas"/>
          <w:color w:val="385623" w:themeColor="accent6" w:themeShade="80"/>
          <w:sz w:val="24"/>
          <w:szCs w:val="24"/>
          <w:lang w:val="mn-MN"/>
        </w:rPr>
        <w:t xml:space="preserve">                'hierarchical'      =&gt; true,  </w:t>
      </w:r>
    </w:p>
    <w:p w14:paraId="53D1C329" w14:textId="77777777" w:rsidR="000A5D3C" w:rsidRPr="007C5990" w:rsidRDefault="000A5D3C" w:rsidP="000A5D3C">
      <w:pPr>
        <w:spacing w:after="0"/>
        <w:rPr>
          <w:rFonts w:ascii="Consolas" w:hAnsi="Consolas" w:cs="Consolas"/>
          <w:color w:val="385623" w:themeColor="accent6" w:themeShade="80"/>
          <w:sz w:val="24"/>
          <w:szCs w:val="24"/>
          <w:lang w:val="mn-MN"/>
        </w:rPr>
      </w:pPr>
      <w:r w:rsidRPr="007C5990">
        <w:rPr>
          <w:rFonts w:ascii="Consolas" w:hAnsi="Consolas" w:cs="Consolas"/>
          <w:color w:val="385623" w:themeColor="accent6" w:themeShade="80"/>
          <w:sz w:val="24"/>
          <w:szCs w:val="24"/>
          <w:lang w:val="mn-MN"/>
        </w:rPr>
        <w:t xml:space="preserve">                'labels'            =&gt; $labels,  </w:t>
      </w:r>
    </w:p>
    <w:p w14:paraId="3138CF84" w14:textId="77777777" w:rsidR="000A5D3C" w:rsidRPr="007C5990" w:rsidRDefault="000A5D3C" w:rsidP="000A5D3C">
      <w:pPr>
        <w:spacing w:after="0"/>
        <w:rPr>
          <w:rFonts w:ascii="Consolas" w:hAnsi="Consolas" w:cs="Consolas"/>
          <w:color w:val="385623" w:themeColor="accent6" w:themeShade="80"/>
          <w:sz w:val="24"/>
          <w:szCs w:val="24"/>
          <w:lang w:val="mn-MN"/>
        </w:rPr>
      </w:pPr>
      <w:r w:rsidRPr="007C5990">
        <w:rPr>
          <w:rFonts w:ascii="Consolas" w:hAnsi="Consolas" w:cs="Consolas"/>
          <w:color w:val="385623" w:themeColor="accent6" w:themeShade="80"/>
          <w:sz w:val="24"/>
          <w:szCs w:val="24"/>
          <w:lang w:val="mn-MN"/>
        </w:rPr>
        <w:t xml:space="preserve">                'show_ui'           =&gt; true,  </w:t>
      </w:r>
    </w:p>
    <w:p w14:paraId="6B7DC9B3" w14:textId="77777777" w:rsidR="000A5D3C" w:rsidRPr="007C5990" w:rsidRDefault="000A5D3C" w:rsidP="000A5D3C">
      <w:pPr>
        <w:spacing w:after="0"/>
        <w:rPr>
          <w:rFonts w:ascii="Consolas" w:hAnsi="Consolas" w:cs="Consolas"/>
          <w:color w:val="385623" w:themeColor="accent6" w:themeShade="80"/>
          <w:sz w:val="24"/>
          <w:szCs w:val="24"/>
          <w:lang w:val="mn-MN"/>
        </w:rPr>
      </w:pPr>
      <w:r w:rsidRPr="007C5990">
        <w:rPr>
          <w:rFonts w:ascii="Consolas" w:hAnsi="Consolas" w:cs="Consolas"/>
          <w:color w:val="385623" w:themeColor="accent6" w:themeShade="80"/>
          <w:sz w:val="24"/>
          <w:szCs w:val="24"/>
          <w:lang w:val="mn-MN"/>
        </w:rPr>
        <w:t xml:space="preserve">                'show_admin_column' =&gt; true,  </w:t>
      </w:r>
    </w:p>
    <w:p w14:paraId="53AFD48F" w14:textId="77777777" w:rsidR="000A5D3C" w:rsidRPr="007C5990" w:rsidRDefault="000A5D3C" w:rsidP="000A5D3C">
      <w:pPr>
        <w:spacing w:after="0"/>
        <w:rPr>
          <w:rFonts w:ascii="Consolas" w:hAnsi="Consolas" w:cs="Consolas"/>
          <w:color w:val="385623" w:themeColor="accent6" w:themeShade="80"/>
          <w:sz w:val="24"/>
          <w:szCs w:val="24"/>
          <w:lang w:val="mn-MN"/>
        </w:rPr>
      </w:pPr>
      <w:r w:rsidRPr="007C5990">
        <w:rPr>
          <w:rFonts w:ascii="Consolas" w:hAnsi="Consolas" w:cs="Consolas"/>
          <w:color w:val="385623" w:themeColor="accent6" w:themeShade="80"/>
          <w:sz w:val="24"/>
          <w:szCs w:val="24"/>
          <w:lang w:val="mn-MN"/>
        </w:rPr>
        <w:t xml:space="preserve">                'query_var'         =&gt; true,  </w:t>
      </w:r>
    </w:p>
    <w:p w14:paraId="1B7A4798" w14:textId="77777777" w:rsidR="000A5D3C" w:rsidRPr="007C5990" w:rsidRDefault="000A5D3C" w:rsidP="000A5D3C">
      <w:pPr>
        <w:spacing w:after="0"/>
        <w:rPr>
          <w:rFonts w:ascii="Consolas" w:hAnsi="Consolas" w:cs="Consolas"/>
          <w:color w:val="385623" w:themeColor="accent6" w:themeShade="80"/>
          <w:sz w:val="24"/>
          <w:szCs w:val="24"/>
          <w:lang w:val="mn-MN"/>
        </w:rPr>
      </w:pPr>
      <w:r w:rsidRPr="007C5990">
        <w:rPr>
          <w:rFonts w:ascii="Consolas" w:hAnsi="Consolas" w:cs="Consolas"/>
          <w:color w:val="385623" w:themeColor="accent6" w:themeShade="80"/>
          <w:sz w:val="24"/>
          <w:szCs w:val="24"/>
          <w:lang w:val="mn-MN"/>
        </w:rPr>
        <w:t xml:space="preserve">                'rewrite'           =&gt; array( 'slug' =&gt; '</w:t>
      </w:r>
      <w:r w:rsidRPr="00AE17D0">
        <w:rPr>
          <w:rFonts w:ascii="Consolas" w:hAnsi="Consolas" w:cs="Consolas"/>
          <w:color w:val="385623" w:themeColor="accent6" w:themeShade="80"/>
          <w:sz w:val="24"/>
          <w:szCs w:val="24"/>
          <w:highlight w:val="green"/>
          <w:lang w:val="mn-MN"/>
        </w:rPr>
        <w:t>angilal</w:t>
      </w:r>
      <w:r w:rsidRPr="007C5990">
        <w:rPr>
          <w:rFonts w:ascii="Consolas" w:hAnsi="Consolas" w:cs="Consolas"/>
          <w:color w:val="385623" w:themeColor="accent6" w:themeShade="80"/>
          <w:sz w:val="24"/>
          <w:szCs w:val="24"/>
          <w:lang w:val="mn-MN"/>
        </w:rPr>
        <w:t>'),</w:t>
      </w:r>
    </w:p>
    <w:p w14:paraId="3D195D4C" w14:textId="77777777" w:rsidR="000A5D3C" w:rsidRPr="007C5990" w:rsidRDefault="000A5D3C" w:rsidP="000A5D3C">
      <w:pPr>
        <w:spacing w:after="0"/>
        <w:rPr>
          <w:rFonts w:ascii="Consolas" w:hAnsi="Consolas" w:cs="Consolas"/>
          <w:color w:val="385623" w:themeColor="accent6" w:themeShade="80"/>
          <w:sz w:val="24"/>
          <w:szCs w:val="24"/>
          <w:lang w:val="mn-MN"/>
        </w:rPr>
      </w:pPr>
      <w:r w:rsidRPr="007C5990">
        <w:rPr>
          <w:rFonts w:ascii="Consolas" w:hAnsi="Consolas" w:cs="Consolas"/>
          <w:color w:val="385623" w:themeColor="accent6" w:themeShade="80"/>
          <w:sz w:val="24"/>
          <w:szCs w:val="24"/>
          <w:lang w:val="mn-MN"/>
        </w:rPr>
        <w:t xml:space="preserve">        );</w:t>
      </w:r>
    </w:p>
    <w:p w14:paraId="111D069A" w14:textId="77777777" w:rsidR="000A5D3C" w:rsidRPr="007C5990" w:rsidRDefault="000A5D3C" w:rsidP="000A5D3C">
      <w:pPr>
        <w:spacing w:after="0"/>
        <w:rPr>
          <w:rFonts w:ascii="Consolas" w:hAnsi="Consolas" w:cs="Consolas"/>
          <w:color w:val="385623" w:themeColor="accent6" w:themeShade="80"/>
          <w:sz w:val="24"/>
          <w:szCs w:val="24"/>
          <w:lang w:val="mn-MN"/>
        </w:rPr>
      </w:pPr>
      <w:r w:rsidRPr="007C5990">
        <w:rPr>
          <w:rFonts w:ascii="Consolas" w:hAnsi="Consolas" w:cs="Consolas"/>
          <w:color w:val="385623" w:themeColor="accent6" w:themeShade="80"/>
          <w:sz w:val="24"/>
          <w:szCs w:val="24"/>
          <w:lang w:val="mn-MN"/>
        </w:rPr>
        <w:t xml:space="preserve">        register_taxonomy( '</w:t>
      </w:r>
      <w:r w:rsidRPr="00AE17D0">
        <w:rPr>
          <w:rFonts w:ascii="Consolas" w:hAnsi="Consolas" w:cs="Consolas"/>
          <w:color w:val="385623" w:themeColor="accent6" w:themeShade="80"/>
          <w:sz w:val="24"/>
          <w:szCs w:val="24"/>
          <w:highlight w:val="green"/>
          <w:lang w:val="mn-MN"/>
        </w:rPr>
        <w:t>angilal</w:t>
      </w:r>
      <w:r w:rsidRPr="007C5990">
        <w:rPr>
          <w:rFonts w:ascii="Consolas" w:hAnsi="Consolas" w:cs="Consolas"/>
          <w:color w:val="385623" w:themeColor="accent6" w:themeShade="80"/>
          <w:sz w:val="24"/>
          <w:szCs w:val="24"/>
          <w:lang w:val="mn-MN"/>
        </w:rPr>
        <w:t>', array( '</w:t>
      </w:r>
      <w:r w:rsidRPr="007C5990">
        <w:rPr>
          <w:rFonts w:ascii="Consolas" w:hAnsi="Consolas" w:cs="Consolas"/>
          <w:color w:val="FF0000"/>
          <w:sz w:val="24"/>
          <w:szCs w:val="24"/>
          <w:lang w:val="mn-MN"/>
        </w:rPr>
        <w:t>logos</w:t>
      </w:r>
      <w:r w:rsidRPr="007C5990">
        <w:rPr>
          <w:rFonts w:ascii="Consolas" w:hAnsi="Consolas" w:cs="Consolas"/>
          <w:color w:val="385623" w:themeColor="accent6" w:themeShade="80"/>
          <w:sz w:val="24"/>
          <w:szCs w:val="24"/>
          <w:lang w:val="mn-MN"/>
        </w:rPr>
        <w:t>' ), $args);</w:t>
      </w:r>
    </w:p>
    <w:p w14:paraId="2192FB31" w14:textId="77777777" w:rsidR="000A5D3C" w:rsidRPr="007C5990" w:rsidRDefault="000A5D3C" w:rsidP="000A5D3C">
      <w:pPr>
        <w:spacing w:after="0"/>
        <w:rPr>
          <w:rFonts w:ascii="Consolas" w:hAnsi="Consolas" w:cs="Consolas"/>
          <w:color w:val="385623" w:themeColor="accent6" w:themeShade="80"/>
          <w:sz w:val="24"/>
          <w:szCs w:val="24"/>
          <w:lang w:val="mn-MN"/>
        </w:rPr>
      </w:pPr>
    </w:p>
    <w:p w14:paraId="1EBB57F3" w14:textId="77777777" w:rsidR="00620C0A" w:rsidRPr="007C5990" w:rsidRDefault="000A5D3C" w:rsidP="000A5D3C">
      <w:pPr>
        <w:spacing w:after="0"/>
        <w:rPr>
          <w:rFonts w:ascii="Consolas" w:hAnsi="Consolas" w:cs="Consolas"/>
          <w:color w:val="385623" w:themeColor="accent6" w:themeShade="80"/>
          <w:sz w:val="24"/>
          <w:szCs w:val="24"/>
          <w:lang w:val="mn-MN"/>
        </w:rPr>
      </w:pPr>
      <w:r w:rsidRPr="007C5990">
        <w:rPr>
          <w:rFonts w:ascii="Consolas" w:hAnsi="Consolas" w:cs="Consolas"/>
          <w:color w:val="385623" w:themeColor="accent6" w:themeShade="80"/>
          <w:sz w:val="24"/>
          <w:szCs w:val="24"/>
          <w:lang w:val="mn-MN"/>
        </w:rPr>
        <w:t xml:space="preserve">}  </w:t>
      </w:r>
    </w:p>
    <w:p w14:paraId="1429D441" w14:textId="77777777" w:rsidR="007C5990" w:rsidRDefault="007C5990" w:rsidP="000A5D3C">
      <w:pPr>
        <w:spacing w:after="0"/>
        <w:rPr>
          <w:rFonts w:ascii="Consolas" w:hAnsi="Consolas" w:cs="Consolas"/>
          <w:sz w:val="24"/>
          <w:szCs w:val="24"/>
          <w:lang w:val="mn-MN"/>
        </w:rPr>
      </w:pPr>
    </w:p>
    <w:p w14:paraId="23C08653" w14:textId="77777777" w:rsidR="007C5990" w:rsidRDefault="007C5990" w:rsidP="000A5D3C">
      <w:pPr>
        <w:spacing w:after="0"/>
        <w:rPr>
          <w:rFonts w:ascii="Consolas" w:hAnsi="Consolas" w:cs="Consolas"/>
          <w:sz w:val="24"/>
          <w:szCs w:val="24"/>
          <w:lang w:val="mn-MN"/>
        </w:rPr>
      </w:pPr>
    </w:p>
    <w:p w14:paraId="2BEDE749" w14:textId="77777777" w:rsidR="007C5990" w:rsidRDefault="007C5990" w:rsidP="007C5990">
      <w:pPr>
        <w:rPr>
          <w:rFonts w:ascii="Consolas" w:hAnsi="Consolas" w:cs="Consolas"/>
          <w:sz w:val="24"/>
          <w:szCs w:val="24"/>
          <w:lang w:val="mn-MN"/>
        </w:rPr>
      </w:pPr>
      <w:r w:rsidRPr="007C5990">
        <w:rPr>
          <w:rFonts w:ascii="Consolas" w:hAnsi="Consolas" w:cs="Consolas"/>
          <w:sz w:val="24"/>
          <w:szCs w:val="24"/>
          <w:lang w:val="mn-MN"/>
        </w:rPr>
        <w:t>Add New Angilal</w:t>
      </w:r>
    </w:p>
    <w:p w14:paraId="60CE99C9" w14:textId="77777777" w:rsidR="007C5990" w:rsidRPr="007C5990" w:rsidRDefault="007C5990" w:rsidP="007C5990">
      <w:pPr>
        <w:rPr>
          <w:rFonts w:ascii="Consolas" w:hAnsi="Consolas" w:cs="Consolas"/>
          <w:sz w:val="24"/>
          <w:szCs w:val="24"/>
          <w:lang w:val="mn-MN"/>
        </w:rPr>
      </w:pPr>
      <w:r w:rsidRPr="007C5990">
        <w:rPr>
          <w:rFonts w:ascii="Consolas" w:hAnsi="Consolas" w:cs="Consolas"/>
          <w:sz w:val="24"/>
          <w:szCs w:val="24"/>
          <w:lang w:val="mn-MN"/>
        </w:rPr>
        <w:t xml:space="preserve">name </w:t>
      </w:r>
    </w:p>
    <w:p w14:paraId="70EE8BAF" w14:textId="77777777" w:rsidR="007C5990" w:rsidRPr="007C5990" w:rsidRDefault="007C5990" w:rsidP="007C5990">
      <w:pPr>
        <w:rPr>
          <w:rFonts w:ascii="Consolas" w:hAnsi="Consolas" w:cs="Consolas"/>
          <w:sz w:val="24"/>
          <w:szCs w:val="24"/>
          <w:lang w:val="mn-MN"/>
        </w:rPr>
      </w:pPr>
      <w:r w:rsidRPr="007C5990">
        <w:rPr>
          <w:rFonts w:ascii="Consolas" w:hAnsi="Consolas" w:cs="Consolas"/>
          <w:sz w:val="24"/>
          <w:szCs w:val="24"/>
          <w:lang w:val="mn-MN"/>
        </w:rPr>
        <w:t>тест ангилал 3</w:t>
      </w:r>
    </w:p>
    <w:p w14:paraId="0A71A659" w14:textId="77777777" w:rsidR="007C5990" w:rsidRPr="007C5990" w:rsidRDefault="007C5990" w:rsidP="007C5990">
      <w:pPr>
        <w:rPr>
          <w:rFonts w:ascii="Consolas" w:hAnsi="Consolas" w:cs="Consolas"/>
          <w:sz w:val="24"/>
          <w:szCs w:val="24"/>
          <w:lang w:val="mn-MN"/>
        </w:rPr>
      </w:pPr>
    </w:p>
    <w:p w14:paraId="45075BDB" w14:textId="77777777" w:rsidR="007C5990" w:rsidRPr="007C5990" w:rsidRDefault="007C5990" w:rsidP="007C5990">
      <w:pPr>
        <w:rPr>
          <w:rFonts w:ascii="Consolas" w:hAnsi="Consolas" w:cs="Consolas"/>
          <w:sz w:val="24"/>
          <w:szCs w:val="24"/>
          <w:lang w:val="mn-MN"/>
        </w:rPr>
      </w:pPr>
    </w:p>
    <w:p w14:paraId="465BAAE3" w14:textId="77777777" w:rsidR="007C5990" w:rsidRPr="007C5990" w:rsidRDefault="007C5990" w:rsidP="007C5990">
      <w:pPr>
        <w:rPr>
          <w:rFonts w:ascii="Consolas" w:hAnsi="Consolas" w:cs="Consolas"/>
          <w:sz w:val="24"/>
          <w:szCs w:val="24"/>
          <w:lang w:val="mn-MN"/>
        </w:rPr>
      </w:pPr>
      <w:r w:rsidRPr="007C5990">
        <w:rPr>
          <w:rFonts w:ascii="Consolas" w:hAnsi="Consolas" w:cs="Consolas"/>
          <w:sz w:val="24"/>
          <w:szCs w:val="24"/>
          <w:lang w:val="mn-MN"/>
        </w:rPr>
        <w:t xml:space="preserve">slug </w:t>
      </w:r>
    </w:p>
    <w:p w14:paraId="45B7A77F" w14:textId="77777777" w:rsidR="007C5990" w:rsidRPr="007C5990" w:rsidRDefault="007C5990" w:rsidP="007C5990">
      <w:pPr>
        <w:rPr>
          <w:rFonts w:ascii="Consolas" w:hAnsi="Consolas" w:cs="Consolas"/>
          <w:sz w:val="24"/>
          <w:szCs w:val="24"/>
          <w:lang w:val="mn-MN"/>
        </w:rPr>
      </w:pPr>
      <w:r w:rsidRPr="007C5990">
        <w:rPr>
          <w:rFonts w:ascii="Consolas" w:hAnsi="Consolas" w:cs="Consolas"/>
          <w:sz w:val="24"/>
          <w:szCs w:val="24"/>
          <w:lang w:val="mn-MN"/>
        </w:rPr>
        <w:t xml:space="preserve">test angilal 3 </w:t>
      </w:r>
    </w:p>
    <w:p w14:paraId="31A19598" w14:textId="77777777" w:rsidR="007C5990" w:rsidRDefault="007C5990" w:rsidP="007C5990">
      <w:pPr>
        <w:rPr>
          <w:rFonts w:ascii="Consolas" w:hAnsi="Consolas" w:cs="Consolas"/>
          <w:sz w:val="24"/>
          <w:szCs w:val="24"/>
        </w:rPr>
      </w:pPr>
      <w:r w:rsidRPr="007C5990">
        <w:rPr>
          <w:rFonts w:ascii="Consolas" w:hAnsi="Consolas" w:cs="Consolas"/>
          <w:sz w:val="24"/>
          <w:szCs w:val="24"/>
          <w:lang w:val="mn-MN"/>
        </w:rPr>
        <w:t>Заавал slug дээр нь галиглаж бичиж өгөөрэй дараа нь дуудахад хэрэгтэй</w:t>
      </w:r>
      <w:r w:rsidR="00DB201E">
        <w:rPr>
          <w:rFonts w:ascii="Consolas" w:hAnsi="Consolas" w:cs="Consolas"/>
          <w:sz w:val="24"/>
          <w:szCs w:val="24"/>
        </w:rPr>
        <w:t>.</w:t>
      </w:r>
    </w:p>
    <w:p w14:paraId="1EF4B59F" w14:textId="77777777" w:rsidR="00DB201E" w:rsidRDefault="00DB201E" w:rsidP="007C5990">
      <w:pPr>
        <w:rPr>
          <w:rFonts w:ascii="Consolas" w:hAnsi="Consolas" w:cs="Consolas"/>
          <w:sz w:val="24"/>
          <w:szCs w:val="24"/>
          <w:lang w:val="mn-MN"/>
        </w:rPr>
      </w:pPr>
      <w:r w:rsidRPr="007C5990">
        <w:rPr>
          <w:rFonts w:ascii="Consolas" w:hAnsi="Consolas" w:cs="Consolas"/>
          <w:sz w:val="24"/>
          <w:szCs w:val="24"/>
          <w:lang w:val="mn-MN"/>
        </w:rPr>
        <w:t>Angilal</w:t>
      </w:r>
      <w:r>
        <w:rPr>
          <w:rFonts w:ascii="Consolas" w:hAnsi="Consolas" w:cs="Consolas"/>
          <w:sz w:val="24"/>
          <w:szCs w:val="24"/>
        </w:rPr>
        <w:t xml:space="preserve"> </w:t>
      </w:r>
      <w:r>
        <w:rPr>
          <w:rFonts w:ascii="Consolas" w:hAnsi="Consolas" w:cs="Consolas"/>
          <w:sz w:val="24"/>
          <w:szCs w:val="24"/>
          <w:lang w:val="mn-MN"/>
        </w:rPr>
        <w:t xml:space="preserve">юунд ашиглах вэ гэхээр Жнь </w:t>
      </w:r>
    </w:p>
    <w:p w14:paraId="2CE86097" w14:textId="77777777" w:rsidR="00DB201E" w:rsidRDefault="00DB201E" w:rsidP="007C5990">
      <w:pPr>
        <w:rPr>
          <w:rFonts w:ascii="Consolas" w:hAnsi="Consolas" w:cs="Consolas"/>
          <w:sz w:val="24"/>
          <w:szCs w:val="24"/>
          <w:lang w:val="mn-MN"/>
        </w:rPr>
      </w:pPr>
      <w:r>
        <w:rPr>
          <w:rFonts w:ascii="Consolas" w:hAnsi="Consolas" w:cs="Consolas"/>
          <w:sz w:val="24"/>
          <w:szCs w:val="24"/>
          <w:lang w:val="mn-MN"/>
        </w:rPr>
        <w:t xml:space="preserve">Нэг бүтээгдэхүүн байлаа гэж бодоход дотороо олон нэр төрөл байлаа гэж бодоход </w:t>
      </w:r>
    </w:p>
    <w:p w14:paraId="69CE53CD" w14:textId="77777777" w:rsidR="00DB201E" w:rsidRDefault="00DB201E" w:rsidP="007C5990">
      <w:pPr>
        <w:rPr>
          <w:rFonts w:ascii="Consolas" w:hAnsi="Consolas" w:cs="Consolas"/>
          <w:sz w:val="24"/>
          <w:szCs w:val="24"/>
        </w:rPr>
      </w:pPr>
      <w:r>
        <w:rPr>
          <w:rFonts w:ascii="Consolas" w:hAnsi="Consolas" w:cs="Consolas"/>
          <w:sz w:val="24"/>
          <w:szCs w:val="24"/>
        </w:rPr>
        <w:t>Okinsk.com</w:t>
      </w:r>
    </w:p>
    <w:p w14:paraId="2B71BC3C" w14:textId="77777777" w:rsidR="00AE17D0" w:rsidRDefault="00DB201E" w:rsidP="007C5990">
      <w:pPr>
        <w:rPr>
          <w:rFonts w:ascii="Consolas" w:hAnsi="Consolas" w:cs="Consolas"/>
          <w:sz w:val="24"/>
          <w:szCs w:val="24"/>
          <w:lang w:val="mn-MN"/>
        </w:rPr>
      </w:pPr>
      <w:r>
        <w:rPr>
          <w:rFonts w:ascii="Consolas" w:hAnsi="Consolas" w:cs="Consolas"/>
          <w:sz w:val="24"/>
          <w:szCs w:val="24"/>
          <w:lang w:val="mn-MN"/>
        </w:rPr>
        <w:lastRenderedPageBreak/>
        <w:t>Бүтээгдэхүүн –</w:t>
      </w:r>
      <w:r w:rsidR="00AE17D0">
        <w:rPr>
          <w:rFonts w:ascii="Consolas" w:hAnsi="Consolas" w:cs="Consolas"/>
          <w:sz w:val="24"/>
          <w:szCs w:val="24"/>
          <w:lang w:val="mn-MN"/>
        </w:rPr>
        <w:t xml:space="preserve"> Ангилал </w:t>
      </w:r>
      <w:r w:rsidR="00AE17D0">
        <w:rPr>
          <w:rFonts w:ascii="Consolas" w:hAnsi="Consolas" w:cs="Consolas"/>
          <w:sz w:val="24"/>
          <w:szCs w:val="24"/>
        </w:rPr>
        <w:t xml:space="preserve">– </w:t>
      </w:r>
      <w:r w:rsidR="00AE17D0">
        <w:rPr>
          <w:rFonts w:ascii="Consolas" w:hAnsi="Consolas" w:cs="Consolas"/>
          <w:sz w:val="24"/>
          <w:szCs w:val="24"/>
          <w:lang w:val="mn-MN"/>
        </w:rPr>
        <w:t xml:space="preserve">Тахианы мах </w:t>
      </w:r>
    </w:p>
    <w:p w14:paraId="454F1EB1" w14:textId="77777777" w:rsidR="00AE17D0" w:rsidRDefault="00AE17D0" w:rsidP="00AE17D0">
      <w:pPr>
        <w:pStyle w:val="ListParagraph"/>
        <w:numPr>
          <w:ilvl w:val="0"/>
          <w:numId w:val="6"/>
        </w:numPr>
        <w:rPr>
          <w:rFonts w:ascii="Consolas" w:hAnsi="Consolas" w:cs="Consolas"/>
          <w:sz w:val="24"/>
          <w:szCs w:val="24"/>
          <w:lang w:val="mn-MN"/>
        </w:rPr>
      </w:pPr>
      <w:r>
        <w:rPr>
          <w:rFonts w:ascii="Consolas" w:hAnsi="Consolas" w:cs="Consolas"/>
          <w:sz w:val="24"/>
          <w:szCs w:val="24"/>
          <w:lang w:val="mn-MN"/>
        </w:rPr>
        <w:t>Орос өндөг</w:t>
      </w:r>
    </w:p>
    <w:p w14:paraId="07593E6D" w14:textId="77777777" w:rsidR="00AE17D0" w:rsidRDefault="00AE17D0" w:rsidP="00AE17D0">
      <w:pPr>
        <w:pStyle w:val="ListParagraph"/>
        <w:numPr>
          <w:ilvl w:val="0"/>
          <w:numId w:val="6"/>
        </w:numPr>
        <w:rPr>
          <w:rFonts w:ascii="Consolas" w:hAnsi="Consolas" w:cs="Consolas"/>
          <w:sz w:val="24"/>
          <w:szCs w:val="24"/>
          <w:lang w:val="mn-MN"/>
        </w:rPr>
      </w:pPr>
      <w:r>
        <w:rPr>
          <w:rFonts w:ascii="Consolas" w:hAnsi="Consolas" w:cs="Consolas"/>
          <w:sz w:val="24"/>
          <w:szCs w:val="24"/>
          <w:lang w:val="mn-MN"/>
        </w:rPr>
        <w:t xml:space="preserve">Европ жимс </w:t>
      </w:r>
    </w:p>
    <w:p w14:paraId="05BC9213" w14:textId="77777777" w:rsidR="00AE17D0" w:rsidRDefault="00AE17D0" w:rsidP="00AE17D0">
      <w:pPr>
        <w:rPr>
          <w:rFonts w:ascii="Consolas" w:hAnsi="Consolas" w:cs="Consolas"/>
          <w:sz w:val="24"/>
          <w:szCs w:val="24"/>
          <w:lang w:val="mn-MN"/>
        </w:rPr>
      </w:pPr>
      <w:r>
        <w:rPr>
          <w:rFonts w:ascii="Consolas" w:hAnsi="Consolas" w:cs="Consolas"/>
          <w:sz w:val="24"/>
          <w:szCs w:val="24"/>
          <w:lang w:val="mn-MN"/>
        </w:rPr>
        <w:t xml:space="preserve">Ангилал дотороос яаж дуудах вэ. </w:t>
      </w:r>
    </w:p>
    <w:p w14:paraId="2E3C9867" w14:textId="77777777" w:rsidR="00AE17D0" w:rsidRDefault="00AE17D0" w:rsidP="00AE17D0">
      <w:pPr>
        <w:rPr>
          <w:rFonts w:ascii="Consolas" w:hAnsi="Consolas" w:cs="Consolas"/>
          <w:sz w:val="24"/>
          <w:szCs w:val="24"/>
          <w:lang w:val="mn-MN"/>
        </w:rPr>
      </w:pPr>
      <w:proofErr w:type="spellStart"/>
      <w:proofErr w:type="gramStart"/>
      <w:r>
        <w:rPr>
          <w:rFonts w:ascii="Consolas" w:hAnsi="Consolas" w:cs="Consolas"/>
          <w:sz w:val="24"/>
          <w:szCs w:val="24"/>
        </w:rPr>
        <w:t>Index.php</w:t>
      </w:r>
      <w:proofErr w:type="spellEnd"/>
      <w:r>
        <w:rPr>
          <w:rFonts w:ascii="Consolas" w:hAnsi="Consolas" w:cs="Consolas"/>
          <w:sz w:val="24"/>
          <w:szCs w:val="24"/>
        </w:rPr>
        <w:t xml:space="preserve">  </w:t>
      </w:r>
      <w:r>
        <w:rPr>
          <w:rFonts w:ascii="Consolas" w:hAnsi="Consolas" w:cs="Consolas"/>
          <w:sz w:val="24"/>
          <w:szCs w:val="24"/>
          <w:lang w:val="mn-MN"/>
        </w:rPr>
        <w:t>дотол</w:t>
      </w:r>
      <w:proofErr w:type="gramEnd"/>
      <w:r>
        <w:rPr>
          <w:rFonts w:ascii="Consolas" w:hAnsi="Consolas" w:cs="Consolas"/>
          <w:sz w:val="24"/>
          <w:szCs w:val="24"/>
          <w:lang w:val="mn-MN"/>
        </w:rPr>
        <w:t xml:space="preserve"> очоод </w:t>
      </w:r>
    </w:p>
    <w:p w14:paraId="65AF756B" w14:textId="77777777" w:rsidR="00AE17D0" w:rsidRPr="00AE17D0" w:rsidRDefault="00AE17D0" w:rsidP="00AE17D0">
      <w:pPr>
        <w:rPr>
          <w:rFonts w:ascii="Consolas" w:hAnsi="Consolas" w:cs="Consolas"/>
          <w:b/>
          <w:sz w:val="24"/>
          <w:szCs w:val="24"/>
          <w:lang w:val="mn-MN"/>
        </w:rPr>
      </w:pPr>
      <w:r w:rsidRPr="00AE17D0">
        <w:rPr>
          <w:rFonts w:ascii="Consolas" w:hAnsi="Consolas" w:cs="Consolas"/>
          <w:b/>
          <w:sz w:val="24"/>
          <w:szCs w:val="24"/>
          <w:lang w:val="mn-MN"/>
        </w:rPr>
        <w:t>давталт эхлэх</w:t>
      </w:r>
    </w:p>
    <w:p w14:paraId="17386716" w14:textId="77777777" w:rsidR="00DB201E" w:rsidRDefault="002632A1" w:rsidP="00AE17D0">
      <w:pPr>
        <w:rPr>
          <w:rFonts w:ascii="Consolas" w:hAnsi="Consolas" w:cs="Consolas"/>
          <w:sz w:val="24"/>
          <w:szCs w:val="24"/>
          <w:lang w:val="mn-MN"/>
        </w:rPr>
      </w:pPr>
      <w:r w:rsidRPr="002632A1">
        <w:rPr>
          <w:rFonts w:ascii="Consolas" w:hAnsi="Consolas" w:cs="Consolas"/>
          <w:sz w:val="24"/>
          <w:szCs w:val="24"/>
          <w:lang w:val="mn-MN"/>
        </w:rPr>
        <w:t xml:space="preserve">$args = array( 'post_type' =&gt; 'slider', </w:t>
      </w:r>
      <w:r w:rsidRPr="002632A1">
        <w:rPr>
          <w:rFonts w:ascii="Consolas" w:hAnsi="Consolas" w:cs="Consolas"/>
          <w:sz w:val="24"/>
          <w:szCs w:val="24"/>
          <w:highlight w:val="green"/>
          <w:lang w:val="mn-MN"/>
        </w:rPr>
        <w:t>'angilal' =&gt; 'test-angilal-2',</w:t>
      </w:r>
      <w:r w:rsidRPr="002632A1">
        <w:rPr>
          <w:rFonts w:ascii="Consolas" w:hAnsi="Consolas" w:cs="Consolas"/>
          <w:sz w:val="24"/>
          <w:szCs w:val="24"/>
          <w:lang w:val="mn-MN"/>
        </w:rPr>
        <w:t xml:space="preserve"> 'post_per_page' =&gt; 5, 'order' =&gt; 'ASC',);</w:t>
      </w:r>
      <w:r w:rsidR="00DB201E" w:rsidRPr="00AE17D0">
        <w:rPr>
          <w:rFonts w:ascii="Consolas" w:hAnsi="Consolas" w:cs="Consolas"/>
          <w:sz w:val="24"/>
          <w:szCs w:val="24"/>
          <w:lang w:val="mn-MN"/>
        </w:rPr>
        <w:t xml:space="preserve"> </w:t>
      </w:r>
    </w:p>
    <w:p w14:paraId="69D768F8" w14:textId="77777777" w:rsidR="002632A1" w:rsidRDefault="002632A1" w:rsidP="00AE17D0">
      <w:pPr>
        <w:rPr>
          <w:rFonts w:ascii="Consolas" w:hAnsi="Consolas" w:cs="Consolas"/>
          <w:sz w:val="24"/>
          <w:szCs w:val="24"/>
          <w:lang w:val="mn-MN"/>
        </w:rPr>
      </w:pPr>
    </w:p>
    <w:p w14:paraId="07E2D1DB" w14:textId="77777777" w:rsidR="002632A1" w:rsidRDefault="002632A1" w:rsidP="00AE17D0">
      <w:pPr>
        <w:rPr>
          <w:rFonts w:ascii="Consolas" w:hAnsi="Consolas" w:cs="Consolas"/>
          <w:sz w:val="24"/>
          <w:szCs w:val="24"/>
          <w:lang w:val="mn-MN"/>
        </w:rPr>
      </w:pPr>
    </w:p>
    <w:p w14:paraId="23997748" w14:textId="77777777" w:rsidR="002632A1" w:rsidRDefault="002632A1" w:rsidP="00AE17D0">
      <w:pPr>
        <w:rPr>
          <w:rFonts w:ascii="Consolas" w:hAnsi="Consolas" w:cs="Consolas"/>
          <w:sz w:val="24"/>
          <w:szCs w:val="24"/>
          <w:lang w:val="mn-MN"/>
        </w:rPr>
      </w:pPr>
      <w:r>
        <w:rPr>
          <w:rFonts w:ascii="Consolas" w:hAnsi="Consolas" w:cs="Consolas"/>
          <w:sz w:val="24"/>
          <w:szCs w:val="24"/>
        </w:rPr>
        <w:t xml:space="preserve">Icon </w:t>
      </w:r>
      <w:r>
        <w:rPr>
          <w:rFonts w:ascii="Consolas" w:hAnsi="Consolas" w:cs="Consolas"/>
          <w:sz w:val="24"/>
          <w:szCs w:val="24"/>
          <w:lang w:val="mn-MN"/>
        </w:rPr>
        <w:t xml:space="preserve">оруулж ирэх </w:t>
      </w:r>
    </w:p>
    <w:p w14:paraId="5181CBE3" w14:textId="77777777" w:rsidR="002632A1" w:rsidRDefault="002632A1" w:rsidP="00AE17D0">
      <w:pPr>
        <w:rPr>
          <w:rFonts w:ascii="Consolas" w:hAnsi="Consolas" w:cs="Consolas"/>
          <w:sz w:val="24"/>
          <w:szCs w:val="24"/>
          <w:lang w:val="mn-MN"/>
        </w:rPr>
      </w:pPr>
    </w:p>
    <w:p w14:paraId="7B77AF49" w14:textId="77777777" w:rsidR="002632A1" w:rsidRDefault="00781FDD" w:rsidP="00AE17D0">
      <w:pPr>
        <w:rPr>
          <w:rFonts w:ascii="Consolas" w:hAnsi="Consolas" w:cs="Consolas"/>
          <w:sz w:val="24"/>
          <w:szCs w:val="24"/>
          <w:lang w:val="mn-MN"/>
        </w:rPr>
      </w:pPr>
      <w:hyperlink r:id="rId25" w:history="1">
        <w:r w:rsidR="002632A1" w:rsidRPr="00EC715D">
          <w:rPr>
            <w:rStyle w:val="Hyperlink"/>
            <w:rFonts w:ascii="Consolas" w:hAnsi="Consolas" w:cs="Consolas"/>
            <w:sz w:val="24"/>
            <w:szCs w:val="24"/>
            <w:lang w:val="mn-MN"/>
          </w:rPr>
          <w:t>https://materialdesignicons.com/</w:t>
        </w:r>
      </w:hyperlink>
    </w:p>
    <w:p w14:paraId="398C6BF8" w14:textId="77777777" w:rsidR="002632A1" w:rsidRDefault="002632A1" w:rsidP="00AE17D0">
      <w:pPr>
        <w:rPr>
          <w:rFonts w:ascii="Consolas" w:hAnsi="Consolas" w:cs="Consolas"/>
          <w:sz w:val="24"/>
          <w:szCs w:val="24"/>
        </w:rPr>
      </w:pPr>
      <w:r>
        <w:rPr>
          <w:rFonts w:ascii="Consolas" w:hAnsi="Consolas" w:cs="Consolas"/>
          <w:sz w:val="24"/>
          <w:szCs w:val="24"/>
        </w:rPr>
        <w:t xml:space="preserve">search </w:t>
      </w:r>
      <w:r>
        <w:rPr>
          <w:rFonts w:ascii="Consolas" w:hAnsi="Consolas" w:cs="Consolas"/>
          <w:sz w:val="24"/>
          <w:szCs w:val="24"/>
          <w:lang w:val="mn-MN"/>
        </w:rPr>
        <w:t xml:space="preserve">дээр </w:t>
      </w:r>
      <w:proofErr w:type="spellStart"/>
      <w:r>
        <w:rPr>
          <w:rFonts w:ascii="Consolas" w:hAnsi="Consolas" w:cs="Consolas"/>
          <w:sz w:val="24"/>
          <w:szCs w:val="24"/>
        </w:rPr>
        <w:t>maghify</w:t>
      </w:r>
      <w:proofErr w:type="spellEnd"/>
    </w:p>
    <w:p w14:paraId="5B16EB06" w14:textId="77777777" w:rsidR="002632A1" w:rsidRDefault="002632A1" w:rsidP="002632A1">
      <w:pPr>
        <w:pStyle w:val="ListParagraph"/>
        <w:numPr>
          <w:ilvl w:val="0"/>
          <w:numId w:val="7"/>
        </w:numPr>
        <w:rPr>
          <w:rFonts w:ascii="Consolas" w:hAnsi="Consolas" w:cs="Consolas"/>
          <w:sz w:val="24"/>
          <w:szCs w:val="24"/>
        </w:rPr>
      </w:pPr>
      <w:r>
        <w:rPr>
          <w:rFonts w:ascii="Consolas" w:hAnsi="Consolas" w:cs="Consolas"/>
          <w:sz w:val="24"/>
          <w:szCs w:val="24"/>
        </w:rPr>
        <w:t xml:space="preserve">Download – </w:t>
      </w:r>
      <w:proofErr w:type="spellStart"/>
      <w:r>
        <w:rPr>
          <w:rFonts w:ascii="Consolas" w:hAnsi="Consolas" w:cs="Consolas"/>
          <w:sz w:val="24"/>
          <w:szCs w:val="24"/>
        </w:rPr>
        <w:t>cdn</w:t>
      </w:r>
      <w:proofErr w:type="spellEnd"/>
      <w:r>
        <w:rPr>
          <w:rFonts w:ascii="Consolas" w:hAnsi="Consolas" w:cs="Consolas"/>
          <w:sz w:val="24"/>
          <w:szCs w:val="24"/>
        </w:rPr>
        <w:t xml:space="preserve"> </w:t>
      </w:r>
      <w:r>
        <w:rPr>
          <w:rFonts w:ascii="Consolas" w:hAnsi="Consolas" w:cs="Consolas"/>
          <w:sz w:val="24"/>
          <w:szCs w:val="24"/>
          <w:lang w:val="mn-MN"/>
        </w:rPr>
        <w:t xml:space="preserve">буюу </w:t>
      </w:r>
      <w:r>
        <w:rPr>
          <w:rFonts w:ascii="Consolas" w:hAnsi="Consolas" w:cs="Consolas"/>
          <w:sz w:val="24"/>
          <w:szCs w:val="24"/>
        </w:rPr>
        <w:t xml:space="preserve">link tag </w:t>
      </w:r>
    </w:p>
    <w:p w14:paraId="19432E88" w14:textId="77777777" w:rsidR="00AB6010" w:rsidRPr="00AB6010" w:rsidRDefault="00AB6010" w:rsidP="00AB6010">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AB6010">
        <w:rPr>
          <w:rFonts w:ascii="Consolas" w:eastAsia="Times New Roman" w:hAnsi="Consolas" w:cs="Consolas"/>
          <w:color w:val="333333"/>
          <w:sz w:val="20"/>
          <w:szCs w:val="20"/>
        </w:rPr>
        <w:t xml:space="preserve">&lt;link </w:t>
      </w:r>
      <w:proofErr w:type="spellStart"/>
      <w:r w:rsidRPr="00AB6010">
        <w:rPr>
          <w:rFonts w:ascii="Consolas" w:eastAsia="Times New Roman" w:hAnsi="Consolas" w:cs="Consolas"/>
          <w:color w:val="333333"/>
          <w:sz w:val="20"/>
          <w:szCs w:val="20"/>
        </w:rPr>
        <w:t>rel</w:t>
      </w:r>
      <w:proofErr w:type="spellEnd"/>
      <w:r w:rsidRPr="00AB6010">
        <w:rPr>
          <w:rFonts w:ascii="Consolas" w:eastAsia="Times New Roman" w:hAnsi="Consolas" w:cs="Consolas"/>
          <w:color w:val="333333"/>
          <w:sz w:val="20"/>
          <w:szCs w:val="20"/>
        </w:rPr>
        <w:t>="stylesheet" href="//cdn.materialdesignicons.com/5.4.55/css/materialdesignicons.min.css"&gt;</w:t>
      </w:r>
    </w:p>
    <w:p w14:paraId="415CD9B8" w14:textId="77777777" w:rsidR="00AB6010" w:rsidRDefault="00AB6010" w:rsidP="00AB6010">
      <w:pPr>
        <w:rPr>
          <w:rFonts w:ascii="Consolas" w:hAnsi="Consolas" w:cs="Consolas"/>
          <w:sz w:val="24"/>
          <w:szCs w:val="24"/>
          <w:lang w:val="mn-MN"/>
        </w:rPr>
      </w:pPr>
      <w:r>
        <w:rPr>
          <w:rFonts w:ascii="Consolas" w:hAnsi="Consolas" w:cs="Consolas"/>
          <w:sz w:val="24"/>
          <w:szCs w:val="24"/>
          <w:lang w:val="mn-MN"/>
        </w:rPr>
        <w:t xml:space="preserve">Сайтын </w:t>
      </w:r>
      <w:proofErr w:type="spellStart"/>
      <w:r>
        <w:rPr>
          <w:rFonts w:ascii="Consolas" w:hAnsi="Consolas" w:cs="Consolas"/>
          <w:sz w:val="24"/>
          <w:szCs w:val="24"/>
        </w:rPr>
        <w:t>header.php</w:t>
      </w:r>
      <w:proofErr w:type="spellEnd"/>
      <w:r>
        <w:rPr>
          <w:rFonts w:ascii="Consolas" w:hAnsi="Consolas" w:cs="Consolas"/>
          <w:sz w:val="24"/>
          <w:szCs w:val="24"/>
        </w:rPr>
        <w:t xml:space="preserve"> </w:t>
      </w:r>
      <w:r>
        <w:rPr>
          <w:rFonts w:ascii="Consolas" w:hAnsi="Consolas" w:cs="Consolas"/>
          <w:sz w:val="24"/>
          <w:szCs w:val="24"/>
          <w:lang w:val="mn-MN"/>
        </w:rPr>
        <w:t xml:space="preserve">Дотор холбоод өгөх юм. Ингэсээр энэ доторх </w:t>
      </w:r>
      <w:r>
        <w:rPr>
          <w:rFonts w:ascii="Consolas" w:hAnsi="Consolas" w:cs="Consolas"/>
          <w:sz w:val="24"/>
          <w:szCs w:val="24"/>
        </w:rPr>
        <w:t>icon</w:t>
      </w:r>
      <w:r>
        <w:rPr>
          <w:rFonts w:ascii="Consolas" w:hAnsi="Consolas" w:cs="Consolas"/>
          <w:sz w:val="24"/>
          <w:szCs w:val="24"/>
          <w:lang w:val="mn-MN"/>
        </w:rPr>
        <w:t xml:space="preserve">-оос хүссэн </w:t>
      </w:r>
    </w:p>
    <w:p w14:paraId="2219382B" w14:textId="77777777" w:rsidR="00AB6010" w:rsidRDefault="00AB6010" w:rsidP="00AB6010">
      <w:pPr>
        <w:rPr>
          <w:rFonts w:ascii="Consolas" w:hAnsi="Consolas" w:cs="Consolas"/>
          <w:sz w:val="24"/>
          <w:szCs w:val="24"/>
          <w:lang w:val="mn-MN"/>
        </w:rPr>
      </w:pPr>
      <w:r>
        <w:rPr>
          <w:rFonts w:ascii="Consolas" w:hAnsi="Consolas" w:cs="Consolas"/>
          <w:sz w:val="24"/>
          <w:szCs w:val="24"/>
        </w:rPr>
        <w:t>icon</w:t>
      </w:r>
      <w:r>
        <w:rPr>
          <w:rFonts w:ascii="Consolas" w:hAnsi="Consolas" w:cs="Consolas"/>
          <w:sz w:val="24"/>
          <w:szCs w:val="24"/>
          <w:lang w:val="mn-MN"/>
        </w:rPr>
        <w:t xml:space="preserve">-оо ашиглан. </w:t>
      </w:r>
    </w:p>
    <w:p w14:paraId="3C8C98AC" w14:textId="77777777" w:rsidR="002632A1" w:rsidRDefault="00AB6010" w:rsidP="00AB6010">
      <w:pPr>
        <w:rPr>
          <w:rFonts w:ascii="Consolas" w:hAnsi="Consolas" w:cs="Consolas"/>
          <w:sz w:val="24"/>
          <w:szCs w:val="24"/>
          <w:lang w:val="mn-MN"/>
        </w:rPr>
      </w:pPr>
      <w:r w:rsidRPr="00AB6010">
        <w:rPr>
          <w:rFonts w:ascii="Consolas" w:hAnsi="Consolas" w:cs="Consolas"/>
          <w:sz w:val="24"/>
          <w:szCs w:val="24"/>
          <w:lang w:val="mn-MN"/>
        </w:rPr>
        <w:t>&lt;i class="mdi mdi-calendar-blank"&gt;&lt;/i&gt;</w:t>
      </w:r>
      <w:r>
        <w:rPr>
          <w:rFonts w:ascii="Consolas" w:hAnsi="Consolas" w:cs="Consolas"/>
          <w:sz w:val="24"/>
          <w:szCs w:val="24"/>
          <w:lang w:val="mn-MN"/>
        </w:rPr>
        <w:t xml:space="preserve"> </w:t>
      </w:r>
    </w:p>
    <w:p w14:paraId="78C9CA29" w14:textId="77777777" w:rsidR="00AB6010" w:rsidRDefault="00AB6010" w:rsidP="00AB6010">
      <w:pPr>
        <w:rPr>
          <w:rFonts w:ascii="Consolas" w:hAnsi="Consolas" w:cs="Consolas"/>
          <w:sz w:val="24"/>
          <w:szCs w:val="24"/>
          <w:lang w:val="mn-MN"/>
        </w:rPr>
      </w:pPr>
      <w:r>
        <w:rPr>
          <w:rFonts w:ascii="Consolas" w:hAnsi="Consolas" w:cs="Consolas"/>
          <w:sz w:val="24"/>
          <w:szCs w:val="24"/>
          <w:lang w:val="mn-MN"/>
        </w:rPr>
        <w:t xml:space="preserve">Хэлбэржүүлэхдээ </w:t>
      </w:r>
      <w:r>
        <w:rPr>
          <w:rFonts w:ascii="Consolas" w:hAnsi="Consolas" w:cs="Consolas"/>
          <w:sz w:val="24"/>
          <w:szCs w:val="24"/>
        </w:rPr>
        <w:t>class –</w:t>
      </w:r>
      <w:r>
        <w:rPr>
          <w:rFonts w:ascii="Consolas" w:hAnsi="Consolas" w:cs="Consolas"/>
          <w:sz w:val="24"/>
          <w:szCs w:val="24"/>
          <w:lang w:val="mn-MN"/>
        </w:rPr>
        <w:t xml:space="preserve">аар хэлбэржүүлж болно. </w:t>
      </w:r>
    </w:p>
    <w:p w14:paraId="705D7244" w14:textId="77777777" w:rsidR="00932F2F" w:rsidRDefault="00932F2F" w:rsidP="00AB6010">
      <w:pPr>
        <w:rPr>
          <w:rFonts w:ascii="Consolas" w:hAnsi="Consolas" w:cs="Consolas"/>
          <w:sz w:val="24"/>
          <w:szCs w:val="24"/>
          <w:lang w:val="mn-MN"/>
        </w:rPr>
      </w:pPr>
    </w:p>
    <w:p w14:paraId="4BF57FC8" w14:textId="77777777" w:rsidR="00932F2F" w:rsidRDefault="00932F2F" w:rsidP="00932F2F">
      <w:pPr>
        <w:jc w:val="center"/>
        <w:rPr>
          <w:rFonts w:ascii="Consolas" w:hAnsi="Consolas" w:cs="Consolas"/>
          <w:b/>
          <w:sz w:val="24"/>
          <w:szCs w:val="24"/>
          <w:lang w:val="mn-MN"/>
        </w:rPr>
      </w:pPr>
      <w:r w:rsidRPr="00932F2F">
        <w:rPr>
          <w:rFonts w:ascii="Consolas" w:hAnsi="Consolas" w:cs="Consolas"/>
          <w:b/>
          <w:sz w:val="24"/>
          <w:szCs w:val="24"/>
          <w:lang w:val="mn-MN"/>
        </w:rPr>
        <w:t>Бусад хуудасны дизиан</w:t>
      </w:r>
    </w:p>
    <w:p w14:paraId="2433F6D9" w14:textId="77777777" w:rsidR="00932F2F" w:rsidRPr="003D200D" w:rsidRDefault="00932F2F" w:rsidP="00932F2F">
      <w:pPr>
        <w:rPr>
          <w:rFonts w:ascii="Consolas" w:hAnsi="Consolas" w:cs="Consolas"/>
          <w:sz w:val="24"/>
          <w:szCs w:val="24"/>
          <w:lang w:val="mn-MN"/>
        </w:rPr>
      </w:pPr>
      <w:r w:rsidRPr="003D200D">
        <w:rPr>
          <w:rFonts w:ascii="Consolas" w:hAnsi="Consolas" w:cs="Consolas"/>
          <w:sz w:val="24"/>
          <w:szCs w:val="24"/>
          <w:lang w:val="mn-MN"/>
        </w:rPr>
        <w:t xml:space="preserve">Үндсэн зүйл </w:t>
      </w:r>
    </w:p>
    <w:p w14:paraId="7891987A" w14:textId="77777777" w:rsidR="00932F2F" w:rsidRPr="003D200D" w:rsidRDefault="00932F2F" w:rsidP="00932F2F">
      <w:pPr>
        <w:rPr>
          <w:rFonts w:ascii="Consolas" w:hAnsi="Consolas" w:cs="Consolas"/>
          <w:sz w:val="24"/>
          <w:szCs w:val="24"/>
        </w:rPr>
      </w:pPr>
      <w:r w:rsidRPr="003D200D">
        <w:rPr>
          <w:rFonts w:ascii="Consolas" w:hAnsi="Consolas" w:cs="Consolas"/>
          <w:sz w:val="24"/>
          <w:szCs w:val="24"/>
        </w:rPr>
        <w:t xml:space="preserve">Page </w:t>
      </w:r>
      <w:r w:rsidRPr="003D200D">
        <w:rPr>
          <w:rFonts w:ascii="Consolas" w:hAnsi="Consolas" w:cs="Consolas"/>
          <w:sz w:val="24"/>
          <w:szCs w:val="24"/>
          <w:lang w:val="mn-MN"/>
        </w:rPr>
        <w:t xml:space="preserve">  </w:t>
      </w:r>
      <w:r w:rsidRPr="003D200D">
        <w:rPr>
          <w:rFonts w:ascii="Consolas" w:hAnsi="Consolas" w:cs="Consolas"/>
          <w:sz w:val="24"/>
          <w:szCs w:val="24"/>
          <w:lang w:val="mn-MN"/>
        </w:rPr>
        <w:tab/>
      </w:r>
    </w:p>
    <w:p w14:paraId="049382A0" w14:textId="77777777" w:rsidR="00932F2F" w:rsidRPr="003D200D" w:rsidRDefault="00932F2F" w:rsidP="00932F2F">
      <w:pPr>
        <w:rPr>
          <w:rFonts w:ascii="Consolas" w:hAnsi="Consolas" w:cs="Consolas"/>
          <w:sz w:val="24"/>
          <w:szCs w:val="24"/>
        </w:rPr>
      </w:pPr>
      <w:r w:rsidRPr="003D200D">
        <w:rPr>
          <w:rFonts w:ascii="Consolas" w:hAnsi="Consolas" w:cs="Consolas"/>
          <w:sz w:val="24"/>
          <w:szCs w:val="24"/>
        </w:rPr>
        <w:t xml:space="preserve">Single </w:t>
      </w:r>
    </w:p>
    <w:p w14:paraId="2A06E2CF" w14:textId="77777777" w:rsidR="00932F2F" w:rsidRPr="003D200D" w:rsidRDefault="00932F2F" w:rsidP="00932F2F">
      <w:pPr>
        <w:rPr>
          <w:rFonts w:ascii="Consolas" w:hAnsi="Consolas" w:cs="Consolas"/>
          <w:sz w:val="24"/>
          <w:szCs w:val="24"/>
        </w:rPr>
      </w:pPr>
      <w:r w:rsidRPr="003D200D">
        <w:rPr>
          <w:rFonts w:ascii="Consolas" w:hAnsi="Consolas" w:cs="Consolas"/>
          <w:sz w:val="24"/>
          <w:szCs w:val="24"/>
        </w:rPr>
        <w:t xml:space="preserve">Category </w:t>
      </w:r>
    </w:p>
    <w:p w14:paraId="6537D8E4" w14:textId="77777777" w:rsidR="00932F2F" w:rsidRPr="003D200D" w:rsidRDefault="00932F2F" w:rsidP="00932F2F">
      <w:pPr>
        <w:rPr>
          <w:rFonts w:ascii="Consolas" w:hAnsi="Consolas" w:cs="Consolas"/>
          <w:sz w:val="24"/>
          <w:szCs w:val="24"/>
          <w:lang w:val="mn-MN"/>
        </w:rPr>
      </w:pPr>
      <w:proofErr w:type="spellStart"/>
      <w:r w:rsidRPr="003D200D">
        <w:rPr>
          <w:rFonts w:ascii="Consolas" w:hAnsi="Consolas" w:cs="Consolas"/>
          <w:sz w:val="24"/>
          <w:szCs w:val="24"/>
        </w:rPr>
        <w:t>Archive.php</w:t>
      </w:r>
      <w:proofErr w:type="spellEnd"/>
      <w:r w:rsidR="003D200D" w:rsidRPr="003D200D">
        <w:rPr>
          <w:rFonts w:ascii="Consolas" w:hAnsi="Consolas" w:cs="Consolas"/>
          <w:sz w:val="24"/>
          <w:szCs w:val="24"/>
        </w:rPr>
        <w:t xml:space="preserve"> – </w:t>
      </w:r>
      <w:r w:rsidR="003D200D" w:rsidRPr="003D200D">
        <w:rPr>
          <w:rFonts w:ascii="Consolas" w:hAnsi="Consolas" w:cs="Consolas"/>
          <w:sz w:val="24"/>
          <w:szCs w:val="24"/>
          <w:lang w:val="mn-MN"/>
        </w:rPr>
        <w:t>Ямар нэгэн ангилал руу дараад ороход олон харагдаж байгааг хэлнэ</w:t>
      </w:r>
    </w:p>
    <w:p w14:paraId="2A889DC9" w14:textId="77777777" w:rsidR="00932F2F" w:rsidRPr="003D200D" w:rsidRDefault="00932F2F" w:rsidP="00932F2F">
      <w:pPr>
        <w:rPr>
          <w:rFonts w:ascii="Consolas" w:hAnsi="Consolas" w:cs="Consolas"/>
          <w:sz w:val="24"/>
          <w:szCs w:val="24"/>
          <w:lang w:val="mn-MN"/>
        </w:rPr>
      </w:pPr>
      <w:proofErr w:type="spellStart"/>
      <w:r w:rsidRPr="003D200D">
        <w:rPr>
          <w:rFonts w:ascii="Consolas" w:hAnsi="Consolas" w:cs="Consolas"/>
          <w:sz w:val="24"/>
          <w:szCs w:val="24"/>
        </w:rPr>
        <w:t>Single.php</w:t>
      </w:r>
      <w:proofErr w:type="spellEnd"/>
      <w:r w:rsidR="003D200D" w:rsidRPr="003D200D">
        <w:rPr>
          <w:rFonts w:ascii="Consolas" w:hAnsi="Consolas" w:cs="Consolas"/>
          <w:sz w:val="24"/>
          <w:szCs w:val="24"/>
        </w:rPr>
        <w:t xml:space="preserve"> – </w:t>
      </w:r>
      <w:r w:rsidR="003D200D" w:rsidRPr="003D200D">
        <w:rPr>
          <w:rFonts w:ascii="Consolas" w:hAnsi="Consolas" w:cs="Consolas"/>
          <w:sz w:val="24"/>
          <w:szCs w:val="24"/>
          <w:lang w:val="mn-MN"/>
        </w:rPr>
        <w:t xml:space="preserve">тухайн </w:t>
      </w:r>
      <w:r w:rsidR="003D200D" w:rsidRPr="003D200D">
        <w:rPr>
          <w:rFonts w:ascii="Consolas" w:hAnsi="Consolas" w:cs="Consolas"/>
          <w:sz w:val="24"/>
          <w:szCs w:val="24"/>
        </w:rPr>
        <w:t>post</w:t>
      </w:r>
      <w:r w:rsidR="003D200D" w:rsidRPr="003D200D">
        <w:rPr>
          <w:rFonts w:ascii="Consolas" w:hAnsi="Consolas" w:cs="Consolas"/>
          <w:sz w:val="24"/>
          <w:szCs w:val="24"/>
          <w:lang w:val="mn-MN"/>
        </w:rPr>
        <w:t xml:space="preserve"> дээр дараад ороход ямар харагдах </w:t>
      </w:r>
    </w:p>
    <w:p w14:paraId="561A04A1" w14:textId="77777777" w:rsidR="003D200D" w:rsidRDefault="003D200D" w:rsidP="00932F2F">
      <w:pPr>
        <w:rPr>
          <w:rFonts w:ascii="Consolas" w:hAnsi="Consolas" w:cs="Consolas"/>
          <w:sz w:val="24"/>
          <w:szCs w:val="24"/>
          <w:lang w:val="mn-MN"/>
        </w:rPr>
      </w:pPr>
      <w:proofErr w:type="spellStart"/>
      <w:r w:rsidRPr="003D200D">
        <w:rPr>
          <w:rFonts w:ascii="Consolas" w:hAnsi="Consolas" w:cs="Consolas"/>
          <w:sz w:val="24"/>
          <w:szCs w:val="24"/>
        </w:rPr>
        <w:t>Page.php</w:t>
      </w:r>
      <w:proofErr w:type="spellEnd"/>
      <w:r w:rsidRPr="003D200D">
        <w:rPr>
          <w:rFonts w:ascii="Consolas" w:hAnsi="Consolas" w:cs="Consolas"/>
          <w:sz w:val="24"/>
          <w:szCs w:val="24"/>
          <w:lang w:val="mn-MN"/>
        </w:rPr>
        <w:t xml:space="preserve"> </w:t>
      </w:r>
      <w:r w:rsidRPr="003D200D">
        <w:rPr>
          <w:rFonts w:ascii="Consolas" w:hAnsi="Consolas" w:cs="Consolas"/>
          <w:sz w:val="24"/>
          <w:szCs w:val="24"/>
        </w:rPr>
        <w:t xml:space="preserve">– </w:t>
      </w:r>
      <w:r w:rsidRPr="003D200D">
        <w:rPr>
          <w:rFonts w:ascii="Consolas" w:hAnsi="Consolas" w:cs="Consolas"/>
          <w:sz w:val="24"/>
          <w:szCs w:val="24"/>
          <w:lang w:val="mn-MN"/>
        </w:rPr>
        <w:t xml:space="preserve">тухайн </w:t>
      </w:r>
      <w:r w:rsidRPr="003D200D">
        <w:rPr>
          <w:rFonts w:ascii="Consolas" w:hAnsi="Consolas" w:cs="Consolas"/>
          <w:sz w:val="24"/>
          <w:szCs w:val="24"/>
        </w:rPr>
        <w:t>page</w:t>
      </w:r>
      <w:r w:rsidRPr="003D200D">
        <w:rPr>
          <w:rFonts w:ascii="Consolas" w:hAnsi="Consolas" w:cs="Consolas"/>
          <w:sz w:val="24"/>
          <w:szCs w:val="24"/>
          <w:lang w:val="mn-MN"/>
        </w:rPr>
        <w:t xml:space="preserve"> дээр дараад ороход ямар харагдах Жнь Бидний тухай</w:t>
      </w:r>
    </w:p>
    <w:p w14:paraId="3F3081CF" w14:textId="77777777" w:rsidR="003D200D" w:rsidRDefault="003D200D" w:rsidP="00932F2F">
      <w:pPr>
        <w:rPr>
          <w:rFonts w:ascii="Consolas" w:hAnsi="Consolas" w:cs="Consolas"/>
          <w:sz w:val="24"/>
          <w:szCs w:val="24"/>
          <w:lang w:val="mn-MN"/>
        </w:rPr>
      </w:pPr>
    </w:p>
    <w:p w14:paraId="42F0BC90" w14:textId="77777777" w:rsidR="003D200D" w:rsidRPr="003D200D" w:rsidRDefault="003D200D" w:rsidP="003D200D">
      <w:pPr>
        <w:rPr>
          <w:rFonts w:ascii="Consolas" w:hAnsi="Consolas" w:cs="Consolas"/>
          <w:sz w:val="24"/>
          <w:szCs w:val="24"/>
          <w:lang w:val="mn-MN"/>
        </w:rPr>
      </w:pPr>
    </w:p>
    <w:p w14:paraId="287EBC67" w14:textId="77777777" w:rsidR="003D200D" w:rsidRPr="003D200D" w:rsidRDefault="003D200D" w:rsidP="003D200D">
      <w:pPr>
        <w:rPr>
          <w:rFonts w:ascii="Consolas" w:hAnsi="Consolas" w:cs="Consolas"/>
          <w:sz w:val="24"/>
          <w:szCs w:val="24"/>
          <w:lang w:val="mn-MN"/>
        </w:rPr>
      </w:pPr>
    </w:p>
    <w:p w14:paraId="210E77F6" w14:textId="77777777" w:rsidR="003D200D" w:rsidRPr="003D200D" w:rsidRDefault="003D200D" w:rsidP="003D200D">
      <w:pPr>
        <w:rPr>
          <w:rFonts w:ascii="Consolas" w:hAnsi="Consolas" w:cs="Consolas"/>
          <w:sz w:val="24"/>
          <w:szCs w:val="24"/>
          <w:lang w:val="mn-MN"/>
        </w:rPr>
      </w:pPr>
      <w:r w:rsidRPr="003D200D">
        <w:rPr>
          <w:rFonts w:ascii="Consolas" w:hAnsi="Consolas" w:cs="Consolas"/>
          <w:sz w:val="24"/>
          <w:szCs w:val="24"/>
          <w:lang w:val="mn-MN"/>
        </w:rPr>
        <w:t>page.php</w:t>
      </w:r>
    </w:p>
    <w:p w14:paraId="431CE937" w14:textId="77777777" w:rsidR="003D200D" w:rsidRPr="003D200D" w:rsidRDefault="003D200D" w:rsidP="003D200D">
      <w:pPr>
        <w:rPr>
          <w:rFonts w:ascii="Consolas" w:hAnsi="Consolas" w:cs="Consolas"/>
          <w:sz w:val="24"/>
          <w:szCs w:val="24"/>
          <w:lang w:val="mn-MN"/>
        </w:rPr>
      </w:pPr>
      <w:r w:rsidRPr="003D200D">
        <w:rPr>
          <w:rFonts w:ascii="Consolas" w:hAnsi="Consolas" w:cs="Consolas"/>
          <w:sz w:val="24"/>
          <w:szCs w:val="24"/>
          <w:lang w:val="mn-MN"/>
        </w:rPr>
        <w:t>&lt;?php get_header(); ?&gt;</w:t>
      </w:r>
    </w:p>
    <w:p w14:paraId="472BBC72" w14:textId="77777777" w:rsidR="003D200D" w:rsidRPr="003D200D" w:rsidRDefault="003D200D" w:rsidP="003D200D">
      <w:pPr>
        <w:rPr>
          <w:rFonts w:ascii="Consolas" w:hAnsi="Consolas" w:cs="Consolas"/>
          <w:sz w:val="24"/>
          <w:szCs w:val="24"/>
          <w:lang w:val="mn-MN"/>
        </w:rPr>
      </w:pPr>
    </w:p>
    <w:p w14:paraId="73E9369B" w14:textId="77777777" w:rsidR="003D200D" w:rsidRDefault="003D200D" w:rsidP="003D200D">
      <w:pPr>
        <w:rPr>
          <w:rFonts w:ascii="Consolas" w:hAnsi="Consolas" w:cs="Consolas"/>
          <w:sz w:val="24"/>
          <w:szCs w:val="24"/>
          <w:lang w:val="mn-MN"/>
        </w:rPr>
      </w:pPr>
      <w:r w:rsidRPr="003D200D">
        <w:rPr>
          <w:rFonts w:ascii="Consolas" w:hAnsi="Consolas" w:cs="Consolas"/>
          <w:sz w:val="24"/>
          <w:szCs w:val="24"/>
          <w:lang w:val="mn-MN"/>
        </w:rPr>
        <w:t>&lt;?php get_footer(); ?&gt;</w:t>
      </w:r>
    </w:p>
    <w:p w14:paraId="54E0C64D" w14:textId="77777777" w:rsidR="00A607A0" w:rsidRPr="00A607A0" w:rsidRDefault="00A607A0" w:rsidP="003D200D">
      <w:pPr>
        <w:rPr>
          <w:rFonts w:ascii="Consolas" w:hAnsi="Consolas" w:cs="Consolas"/>
          <w:sz w:val="24"/>
          <w:szCs w:val="24"/>
        </w:rPr>
      </w:pPr>
      <w:r>
        <w:rPr>
          <w:rFonts w:ascii="Consolas" w:hAnsi="Consolas" w:cs="Consolas"/>
          <w:sz w:val="24"/>
          <w:szCs w:val="24"/>
        </w:rPr>
        <w:t xml:space="preserve">Facebook </w:t>
      </w:r>
      <w:r w:rsidR="00B0781A">
        <w:rPr>
          <w:rFonts w:ascii="Consolas" w:hAnsi="Consolas" w:cs="Consolas"/>
          <w:sz w:val="24"/>
          <w:szCs w:val="24"/>
        </w:rPr>
        <w:t xml:space="preserve">page </w:t>
      </w:r>
      <w:r>
        <w:rPr>
          <w:rFonts w:ascii="Consolas" w:hAnsi="Consolas" w:cs="Consolas"/>
          <w:sz w:val="24"/>
          <w:szCs w:val="24"/>
        </w:rPr>
        <w:t>plugin</w:t>
      </w:r>
    </w:p>
    <w:p w14:paraId="4E246AB0" w14:textId="77777777" w:rsidR="00A607A0" w:rsidRDefault="00781FDD" w:rsidP="003D200D">
      <w:pPr>
        <w:rPr>
          <w:rFonts w:ascii="Consolas" w:hAnsi="Consolas" w:cs="Consolas"/>
          <w:sz w:val="24"/>
          <w:szCs w:val="24"/>
          <w:lang w:val="mn-MN"/>
        </w:rPr>
      </w:pPr>
      <w:hyperlink r:id="rId26" w:history="1">
        <w:r w:rsidR="00B0781A" w:rsidRPr="00EC715D">
          <w:rPr>
            <w:rStyle w:val="Hyperlink"/>
            <w:rFonts w:ascii="Consolas" w:hAnsi="Consolas" w:cs="Consolas"/>
            <w:sz w:val="24"/>
            <w:szCs w:val="24"/>
            <w:lang w:val="mn-MN"/>
          </w:rPr>
          <w:t>https://developers.facebook.com/docs/plugins/page-plugin/</w:t>
        </w:r>
      </w:hyperlink>
    </w:p>
    <w:p w14:paraId="661DBF4C" w14:textId="77777777" w:rsidR="00B0781A" w:rsidRDefault="00B0781A" w:rsidP="003D200D">
      <w:pPr>
        <w:rPr>
          <w:rFonts w:ascii="Consolas" w:hAnsi="Consolas" w:cs="Consolas"/>
          <w:sz w:val="24"/>
          <w:szCs w:val="24"/>
        </w:rPr>
      </w:pPr>
      <w:r>
        <w:rPr>
          <w:rFonts w:ascii="Consolas" w:hAnsi="Consolas" w:cs="Consolas"/>
          <w:sz w:val="24"/>
          <w:szCs w:val="24"/>
        </w:rPr>
        <w:t xml:space="preserve">get code </w:t>
      </w:r>
    </w:p>
    <w:p w14:paraId="1E40ACE4" w14:textId="77777777" w:rsidR="00B0781A" w:rsidRDefault="00B0781A" w:rsidP="00B0781A">
      <w:pPr>
        <w:pStyle w:val="HTMLPreformatted"/>
        <w:shd w:val="clear" w:color="auto" w:fill="F5F6F7"/>
        <w:rPr>
          <w:rStyle w:val="pln"/>
          <w:rFonts w:ascii="Consolas" w:hAnsi="Consolas" w:cs="Consolas"/>
          <w:color w:val="000000"/>
          <w:sz w:val="21"/>
          <w:szCs w:val="21"/>
        </w:rPr>
      </w:pPr>
      <w:r>
        <w:rPr>
          <w:rStyle w:val="tag"/>
          <w:rFonts w:ascii="Consolas" w:hAnsi="Consolas" w:cs="Consolas"/>
          <w:color w:val="000088"/>
          <w:sz w:val="21"/>
          <w:szCs w:val="21"/>
        </w:rPr>
        <w:t>&lt;div</w:t>
      </w:r>
      <w:r>
        <w:rPr>
          <w:rStyle w:val="pln"/>
          <w:rFonts w:ascii="Consolas" w:hAnsi="Consolas" w:cs="Consolas"/>
          <w:color w:val="000000"/>
          <w:sz w:val="21"/>
          <w:szCs w:val="21"/>
        </w:rPr>
        <w:t xml:space="preserve"> </w:t>
      </w:r>
      <w:r>
        <w:rPr>
          <w:rStyle w:val="atn"/>
          <w:rFonts w:ascii="Consolas" w:hAnsi="Consolas" w:cs="Consolas"/>
          <w:color w:val="660066"/>
          <w:sz w:val="21"/>
          <w:szCs w:val="21"/>
        </w:rPr>
        <w:t>id</w:t>
      </w:r>
      <w:r>
        <w:rPr>
          <w:rStyle w:val="pun"/>
          <w:rFonts w:ascii="Consolas" w:hAnsi="Consolas" w:cs="Consolas"/>
          <w:color w:val="666600"/>
          <w:sz w:val="21"/>
          <w:szCs w:val="21"/>
        </w:rPr>
        <w:t>=</w:t>
      </w:r>
      <w:r>
        <w:rPr>
          <w:rStyle w:val="atv"/>
          <w:rFonts w:ascii="Consolas" w:hAnsi="Consolas" w:cs="Consolas"/>
          <w:color w:val="008800"/>
          <w:sz w:val="21"/>
          <w:szCs w:val="21"/>
        </w:rPr>
        <w:t>"fb-root"</w:t>
      </w:r>
      <w:r>
        <w:rPr>
          <w:rStyle w:val="tag"/>
          <w:rFonts w:ascii="Consolas" w:hAnsi="Consolas" w:cs="Consolas"/>
          <w:color w:val="000088"/>
          <w:sz w:val="21"/>
          <w:szCs w:val="21"/>
        </w:rPr>
        <w:t>&gt;&lt;/div&gt;</w:t>
      </w:r>
    </w:p>
    <w:p w14:paraId="323557FB" w14:textId="77777777" w:rsidR="00B0781A" w:rsidRDefault="00B0781A" w:rsidP="00B0781A">
      <w:pPr>
        <w:pStyle w:val="HTMLPreformatted"/>
        <w:shd w:val="clear" w:color="auto" w:fill="F5F6F7"/>
        <w:rPr>
          <w:rFonts w:ascii="Consolas" w:hAnsi="Consolas" w:cs="Consolas"/>
          <w:color w:val="1C1E21"/>
          <w:sz w:val="21"/>
          <w:szCs w:val="21"/>
        </w:rPr>
      </w:pPr>
      <w:r>
        <w:rPr>
          <w:rStyle w:val="tag"/>
          <w:rFonts w:ascii="Consolas" w:hAnsi="Consolas" w:cs="Consolas"/>
          <w:color w:val="000088"/>
          <w:sz w:val="21"/>
          <w:szCs w:val="21"/>
        </w:rPr>
        <w:t>&lt;script</w:t>
      </w:r>
      <w:r>
        <w:rPr>
          <w:rStyle w:val="pln"/>
          <w:rFonts w:ascii="Consolas" w:hAnsi="Consolas" w:cs="Consolas"/>
          <w:color w:val="000000"/>
          <w:sz w:val="21"/>
          <w:szCs w:val="21"/>
        </w:rPr>
        <w:t xml:space="preserve"> </w:t>
      </w:r>
      <w:r>
        <w:rPr>
          <w:rStyle w:val="atn"/>
          <w:rFonts w:ascii="Consolas" w:hAnsi="Consolas" w:cs="Consolas"/>
          <w:color w:val="660066"/>
          <w:sz w:val="21"/>
          <w:szCs w:val="21"/>
        </w:rPr>
        <w:t>async</w:t>
      </w:r>
      <w:r>
        <w:rPr>
          <w:rStyle w:val="pln"/>
          <w:rFonts w:ascii="Consolas" w:hAnsi="Consolas" w:cs="Consolas"/>
          <w:color w:val="000000"/>
          <w:sz w:val="21"/>
          <w:szCs w:val="21"/>
        </w:rPr>
        <w:t xml:space="preserve"> </w:t>
      </w:r>
      <w:r>
        <w:rPr>
          <w:rStyle w:val="atn"/>
          <w:rFonts w:ascii="Consolas" w:hAnsi="Consolas" w:cs="Consolas"/>
          <w:color w:val="660066"/>
          <w:sz w:val="21"/>
          <w:szCs w:val="21"/>
        </w:rPr>
        <w:t>defer</w:t>
      </w:r>
      <w:r>
        <w:rPr>
          <w:rStyle w:val="pln"/>
          <w:rFonts w:ascii="Consolas" w:hAnsi="Consolas" w:cs="Consolas"/>
          <w:color w:val="000000"/>
          <w:sz w:val="21"/>
          <w:szCs w:val="21"/>
        </w:rPr>
        <w:t xml:space="preserve"> </w:t>
      </w:r>
      <w:proofErr w:type="spellStart"/>
      <w:r>
        <w:rPr>
          <w:rStyle w:val="atn"/>
          <w:rFonts w:ascii="Consolas" w:hAnsi="Consolas" w:cs="Consolas"/>
          <w:color w:val="660066"/>
          <w:sz w:val="21"/>
          <w:szCs w:val="21"/>
        </w:rPr>
        <w:t>crossorigin</w:t>
      </w:r>
      <w:proofErr w:type="spellEnd"/>
      <w:r>
        <w:rPr>
          <w:rStyle w:val="pun"/>
          <w:rFonts w:ascii="Consolas" w:hAnsi="Consolas" w:cs="Consolas"/>
          <w:color w:val="666600"/>
          <w:sz w:val="21"/>
          <w:szCs w:val="21"/>
        </w:rPr>
        <w:t>=</w:t>
      </w:r>
      <w:r>
        <w:rPr>
          <w:rStyle w:val="atv"/>
          <w:rFonts w:ascii="Consolas" w:hAnsi="Consolas" w:cs="Consolas"/>
          <w:color w:val="008800"/>
          <w:sz w:val="21"/>
          <w:szCs w:val="21"/>
        </w:rPr>
        <w:t>"anonymous"</w:t>
      </w:r>
      <w:r>
        <w:rPr>
          <w:rStyle w:val="pln"/>
          <w:rFonts w:ascii="Consolas" w:hAnsi="Consolas" w:cs="Consolas"/>
          <w:color w:val="000000"/>
          <w:sz w:val="21"/>
          <w:szCs w:val="21"/>
        </w:rPr>
        <w:t xml:space="preserve"> </w:t>
      </w:r>
      <w:r>
        <w:rPr>
          <w:rStyle w:val="atn"/>
          <w:rFonts w:ascii="Consolas" w:hAnsi="Consolas" w:cs="Consolas"/>
          <w:color w:val="660066"/>
          <w:sz w:val="21"/>
          <w:szCs w:val="21"/>
        </w:rPr>
        <w:t>src</w:t>
      </w:r>
      <w:r>
        <w:rPr>
          <w:rStyle w:val="pun"/>
          <w:rFonts w:ascii="Consolas" w:hAnsi="Consolas" w:cs="Consolas"/>
          <w:color w:val="666600"/>
          <w:sz w:val="21"/>
          <w:szCs w:val="21"/>
        </w:rPr>
        <w:t>=</w:t>
      </w:r>
      <w:r>
        <w:rPr>
          <w:rStyle w:val="atv"/>
          <w:rFonts w:ascii="Consolas" w:hAnsi="Consolas" w:cs="Consolas"/>
          <w:color w:val="008800"/>
          <w:sz w:val="21"/>
          <w:szCs w:val="21"/>
        </w:rPr>
        <w:t>"https://connect.facebook.net/en_GB/sdk.js#xfbml=1&amp;version=v10.0"</w:t>
      </w:r>
      <w:r>
        <w:rPr>
          <w:rStyle w:val="pln"/>
          <w:rFonts w:ascii="Consolas" w:hAnsi="Consolas" w:cs="Consolas"/>
          <w:color w:val="000000"/>
          <w:sz w:val="21"/>
          <w:szCs w:val="21"/>
        </w:rPr>
        <w:t xml:space="preserve"> </w:t>
      </w:r>
      <w:r>
        <w:rPr>
          <w:rStyle w:val="atn"/>
          <w:rFonts w:ascii="Consolas" w:hAnsi="Consolas" w:cs="Consolas"/>
          <w:color w:val="660066"/>
          <w:sz w:val="21"/>
          <w:szCs w:val="21"/>
        </w:rPr>
        <w:t>nonce</w:t>
      </w:r>
      <w:r>
        <w:rPr>
          <w:rStyle w:val="pun"/>
          <w:rFonts w:ascii="Consolas" w:hAnsi="Consolas" w:cs="Consolas"/>
          <w:color w:val="666600"/>
          <w:sz w:val="21"/>
          <w:szCs w:val="21"/>
        </w:rPr>
        <w:t>=</w:t>
      </w:r>
      <w:r>
        <w:rPr>
          <w:rStyle w:val="atv"/>
          <w:rFonts w:ascii="Consolas" w:hAnsi="Consolas" w:cs="Consolas"/>
          <w:color w:val="008800"/>
          <w:sz w:val="21"/>
          <w:szCs w:val="21"/>
        </w:rPr>
        <w:t>"sLhzSnZ7"</w:t>
      </w:r>
      <w:r>
        <w:rPr>
          <w:rStyle w:val="tag"/>
          <w:rFonts w:ascii="Consolas" w:hAnsi="Consolas" w:cs="Consolas"/>
          <w:color w:val="000088"/>
          <w:sz w:val="21"/>
          <w:szCs w:val="21"/>
        </w:rPr>
        <w:t>&gt;&lt;/script&gt;</w:t>
      </w:r>
    </w:p>
    <w:p w14:paraId="437D1804" w14:textId="77777777" w:rsidR="00B0781A" w:rsidRDefault="00B0781A" w:rsidP="003D200D">
      <w:pPr>
        <w:rPr>
          <w:rFonts w:ascii="Consolas" w:hAnsi="Consolas" w:cs="Consolas"/>
          <w:sz w:val="24"/>
          <w:szCs w:val="24"/>
        </w:rPr>
      </w:pPr>
    </w:p>
    <w:p w14:paraId="310F3782" w14:textId="77777777" w:rsidR="00B0781A" w:rsidRDefault="00B0781A" w:rsidP="00B0781A">
      <w:pPr>
        <w:pStyle w:val="HTMLPreformatted"/>
        <w:shd w:val="clear" w:color="auto" w:fill="F5F6F7"/>
        <w:rPr>
          <w:rFonts w:ascii="Consolas" w:hAnsi="Consolas" w:cs="Consolas"/>
          <w:color w:val="1C1E21"/>
          <w:sz w:val="21"/>
          <w:szCs w:val="21"/>
        </w:rPr>
      </w:pPr>
      <w:r>
        <w:rPr>
          <w:rStyle w:val="tag"/>
          <w:rFonts w:ascii="Consolas" w:hAnsi="Consolas" w:cs="Consolas"/>
          <w:color w:val="000088"/>
          <w:sz w:val="21"/>
          <w:szCs w:val="21"/>
        </w:rPr>
        <w:t>&lt;div</w:t>
      </w:r>
      <w:r>
        <w:rPr>
          <w:rStyle w:val="pln"/>
          <w:rFonts w:ascii="Consolas" w:hAnsi="Consolas" w:cs="Consolas"/>
          <w:color w:val="000000"/>
          <w:sz w:val="21"/>
          <w:szCs w:val="21"/>
        </w:rPr>
        <w:t xml:space="preserve"> </w:t>
      </w:r>
      <w:r>
        <w:rPr>
          <w:rStyle w:val="atn"/>
          <w:rFonts w:ascii="Consolas" w:hAnsi="Consolas" w:cs="Consolas"/>
          <w:color w:val="660066"/>
          <w:sz w:val="21"/>
          <w:szCs w:val="21"/>
        </w:rPr>
        <w:t>class</w:t>
      </w:r>
      <w:r>
        <w:rPr>
          <w:rStyle w:val="pun"/>
          <w:rFonts w:ascii="Consolas" w:hAnsi="Consolas" w:cs="Consolas"/>
          <w:color w:val="666600"/>
          <w:sz w:val="21"/>
          <w:szCs w:val="21"/>
        </w:rPr>
        <w:t>=</w:t>
      </w:r>
      <w:r>
        <w:rPr>
          <w:rStyle w:val="atv"/>
          <w:rFonts w:ascii="Consolas" w:hAnsi="Consolas" w:cs="Consolas"/>
          <w:color w:val="008800"/>
          <w:sz w:val="21"/>
          <w:szCs w:val="21"/>
        </w:rPr>
        <w:t>"fb-page"</w:t>
      </w:r>
      <w:r>
        <w:rPr>
          <w:rStyle w:val="pln"/>
          <w:rFonts w:ascii="Consolas" w:hAnsi="Consolas" w:cs="Consolas"/>
          <w:color w:val="000000"/>
          <w:sz w:val="21"/>
          <w:szCs w:val="21"/>
        </w:rPr>
        <w:t xml:space="preserve"> </w:t>
      </w:r>
      <w:r>
        <w:rPr>
          <w:rStyle w:val="atn"/>
          <w:rFonts w:ascii="Consolas" w:hAnsi="Consolas" w:cs="Consolas"/>
          <w:color w:val="660066"/>
          <w:sz w:val="21"/>
          <w:szCs w:val="21"/>
        </w:rPr>
        <w:t>data-</w:t>
      </w:r>
      <w:proofErr w:type="spellStart"/>
      <w:r>
        <w:rPr>
          <w:rStyle w:val="atn"/>
          <w:rFonts w:ascii="Consolas" w:hAnsi="Consolas" w:cs="Consolas"/>
          <w:color w:val="660066"/>
          <w:sz w:val="21"/>
          <w:szCs w:val="21"/>
        </w:rPr>
        <w:t>href</w:t>
      </w:r>
      <w:proofErr w:type="spellEnd"/>
      <w:r>
        <w:rPr>
          <w:rStyle w:val="pun"/>
          <w:rFonts w:ascii="Consolas" w:hAnsi="Consolas" w:cs="Consolas"/>
          <w:color w:val="666600"/>
          <w:sz w:val="21"/>
          <w:szCs w:val="21"/>
        </w:rPr>
        <w:t>=</w:t>
      </w:r>
      <w:r>
        <w:rPr>
          <w:rStyle w:val="atv"/>
          <w:rFonts w:ascii="Consolas" w:hAnsi="Consolas" w:cs="Consolas"/>
          <w:color w:val="008800"/>
          <w:sz w:val="21"/>
          <w:szCs w:val="21"/>
        </w:rPr>
        <w:t>"https://www.facebook.com/facebook"</w:t>
      </w:r>
      <w:r>
        <w:rPr>
          <w:rStyle w:val="pln"/>
          <w:rFonts w:ascii="Consolas" w:hAnsi="Consolas" w:cs="Consolas"/>
          <w:color w:val="000000"/>
          <w:sz w:val="21"/>
          <w:szCs w:val="21"/>
        </w:rPr>
        <w:t xml:space="preserve"> </w:t>
      </w:r>
      <w:r>
        <w:rPr>
          <w:rStyle w:val="atn"/>
          <w:rFonts w:ascii="Consolas" w:hAnsi="Consolas" w:cs="Consolas"/>
          <w:color w:val="660066"/>
          <w:sz w:val="21"/>
          <w:szCs w:val="21"/>
        </w:rPr>
        <w:t>data-tabs</w:t>
      </w:r>
      <w:r>
        <w:rPr>
          <w:rStyle w:val="pun"/>
          <w:rFonts w:ascii="Consolas" w:hAnsi="Consolas" w:cs="Consolas"/>
          <w:color w:val="666600"/>
          <w:sz w:val="21"/>
          <w:szCs w:val="21"/>
        </w:rPr>
        <w:t>=</w:t>
      </w:r>
      <w:r>
        <w:rPr>
          <w:rStyle w:val="atv"/>
          <w:rFonts w:ascii="Consolas" w:hAnsi="Consolas" w:cs="Consolas"/>
          <w:color w:val="008800"/>
          <w:sz w:val="21"/>
          <w:szCs w:val="21"/>
        </w:rPr>
        <w:t>"timeline"</w:t>
      </w:r>
      <w:r>
        <w:rPr>
          <w:rStyle w:val="pln"/>
          <w:rFonts w:ascii="Consolas" w:hAnsi="Consolas" w:cs="Consolas"/>
          <w:color w:val="000000"/>
          <w:sz w:val="21"/>
          <w:szCs w:val="21"/>
        </w:rPr>
        <w:t xml:space="preserve"> </w:t>
      </w:r>
      <w:r>
        <w:rPr>
          <w:rStyle w:val="atn"/>
          <w:rFonts w:ascii="Consolas" w:hAnsi="Consolas" w:cs="Consolas"/>
          <w:color w:val="660066"/>
          <w:sz w:val="21"/>
          <w:szCs w:val="21"/>
        </w:rPr>
        <w:t>data-width</w:t>
      </w:r>
      <w:r>
        <w:rPr>
          <w:rStyle w:val="pun"/>
          <w:rFonts w:ascii="Consolas" w:hAnsi="Consolas" w:cs="Consolas"/>
          <w:color w:val="666600"/>
          <w:sz w:val="21"/>
          <w:szCs w:val="21"/>
        </w:rPr>
        <w:t>=</w:t>
      </w:r>
      <w:r>
        <w:rPr>
          <w:rStyle w:val="atv"/>
          <w:rFonts w:ascii="Consolas" w:hAnsi="Consolas" w:cs="Consolas"/>
          <w:color w:val="008800"/>
          <w:sz w:val="21"/>
          <w:szCs w:val="21"/>
        </w:rPr>
        <w:t>""</w:t>
      </w:r>
      <w:r>
        <w:rPr>
          <w:rStyle w:val="pln"/>
          <w:rFonts w:ascii="Consolas" w:hAnsi="Consolas" w:cs="Consolas"/>
          <w:color w:val="000000"/>
          <w:sz w:val="21"/>
          <w:szCs w:val="21"/>
        </w:rPr>
        <w:t xml:space="preserve"> </w:t>
      </w:r>
      <w:r>
        <w:rPr>
          <w:rStyle w:val="atn"/>
          <w:rFonts w:ascii="Consolas" w:hAnsi="Consolas" w:cs="Consolas"/>
          <w:color w:val="660066"/>
          <w:sz w:val="21"/>
          <w:szCs w:val="21"/>
        </w:rPr>
        <w:t>data-height</w:t>
      </w:r>
      <w:r>
        <w:rPr>
          <w:rStyle w:val="pun"/>
          <w:rFonts w:ascii="Consolas" w:hAnsi="Consolas" w:cs="Consolas"/>
          <w:color w:val="666600"/>
          <w:sz w:val="21"/>
          <w:szCs w:val="21"/>
        </w:rPr>
        <w:t>=</w:t>
      </w:r>
      <w:r>
        <w:rPr>
          <w:rStyle w:val="atv"/>
          <w:rFonts w:ascii="Consolas" w:hAnsi="Consolas" w:cs="Consolas"/>
          <w:color w:val="008800"/>
          <w:sz w:val="21"/>
          <w:szCs w:val="21"/>
        </w:rPr>
        <w:t>""</w:t>
      </w:r>
      <w:r>
        <w:rPr>
          <w:rStyle w:val="pln"/>
          <w:rFonts w:ascii="Consolas" w:hAnsi="Consolas" w:cs="Consolas"/>
          <w:color w:val="000000"/>
          <w:sz w:val="21"/>
          <w:szCs w:val="21"/>
        </w:rPr>
        <w:t xml:space="preserve"> </w:t>
      </w:r>
      <w:r>
        <w:rPr>
          <w:rStyle w:val="atn"/>
          <w:rFonts w:ascii="Consolas" w:hAnsi="Consolas" w:cs="Consolas"/>
          <w:color w:val="660066"/>
          <w:sz w:val="21"/>
          <w:szCs w:val="21"/>
        </w:rPr>
        <w:t>data-small-header</w:t>
      </w:r>
      <w:r>
        <w:rPr>
          <w:rStyle w:val="pun"/>
          <w:rFonts w:ascii="Consolas" w:hAnsi="Consolas" w:cs="Consolas"/>
          <w:color w:val="666600"/>
          <w:sz w:val="21"/>
          <w:szCs w:val="21"/>
        </w:rPr>
        <w:t>=</w:t>
      </w:r>
      <w:r>
        <w:rPr>
          <w:rStyle w:val="atv"/>
          <w:rFonts w:ascii="Consolas" w:hAnsi="Consolas" w:cs="Consolas"/>
          <w:color w:val="008800"/>
          <w:sz w:val="21"/>
          <w:szCs w:val="21"/>
        </w:rPr>
        <w:t>"false"</w:t>
      </w:r>
      <w:r>
        <w:rPr>
          <w:rStyle w:val="pln"/>
          <w:rFonts w:ascii="Consolas" w:hAnsi="Consolas" w:cs="Consolas"/>
          <w:color w:val="000000"/>
          <w:sz w:val="21"/>
          <w:szCs w:val="21"/>
        </w:rPr>
        <w:t xml:space="preserve"> </w:t>
      </w:r>
      <w:r>
        <w:rPr>
          <w:rStyle w:val="atn"/>
          <w:rFonts w:ascii="Consolas" w:hAnsi="Consolas" w:cs="Consolas"/>
          <w:color w:val="660066"/>
          <w:sz w:val="21"/>
          <w:szCs w:val="21"/>
        </w:rPr>
        <w:t>data-adapt-container-width</w:t>
      </w:r>
      <w:r>
        <w:rPr>
          <w:rStyle w:val="pun"/>
          <w:rFonts w:ascii="Consolas" w:hAnsi="Consolas" w:cs="Consolas"/>
          <w:color w:val="666600"/>
          <w:sz w:val="21"/>
          <w:szCs w:val="21"/>
        </w:rPr>
        <w:t>=</w:t>
      </w:r>
      <w:r>
        <w:rPr>
          <w:rStyle w:val="atv"/>
          <w:rFonts w:ascii="Consolas" w:hAnsi="Consolas" w:cs="Consolas"/>
          <w:color w:val="008800"/>
          <w:sz w:val="21"/>
          <w:szCs w:val="21"/>
        </w:rPr>
        <w:t>"true"</w:t>
      </w:r>
      <w:r>
        <w:rPr>
          <w:rStyle w:val="pln"/>
          <w:rFonts w:ascii="Consolas" w:hAnsi="Consolas" w:cs="Consolas"/>
          <w:color w:val="000000"/>
          <w:sz w:val="21"/>
          <w:szCs w:val="21"/>
        </w:rPr>
        <w:t xml:space="preserve"> </w:t>
      </w:r>
      <w:r>
        <w:rPr>
          <w:rStyle w:val="atn"/>
          <w:rFonts w:ascii="Consolas" w:hAnsi="Consolas" w:cs="Consolas"/>
          <w:color w:val="660066"/>
          <w:sz w:val="21"/>
          <w:szCs w:val="21"/>
        </w:rPr>
        <w:t>data-hide-cover</w:t>
      </w:r>
      <w:r>
        <w:rPr>
          <w:rStyle w:val="pun"/>
          <w:rFonts w:ascii="Consolas" w:hAnsi="Consolas" w:cs="Consolas"/>
          <w:color w:val="666600"/>
          <w:sz w:val="21"/>
          <w:szCs w:val="21"/>
        </w:rPr>
        <w:t>=</w:t>
      </w:r>
      <w:r>
        <w:rPr>
          <w:rStyle w:val="atv"/>
          <w:rFonts w:ascii="Consolas" w:hAnsi="Consolas" w:cs="Consolas"/>
          <w:color w:val="008800"/>
          <w:sz w:val="21"/>
          <w:szCs w:val="21"/>
        </w:rPr>
        <w:t>"false"</w:t>
      </w:r>
      <w:r>
        <w:rPr>
          <w:rStyle w:val="pln"/>
          <w:rFonts w:ascii="Consolas" w:hAnsi="Consolas" w:cs="Consolas"/>
          <w:color w:val="000000"/>
          <w:sz w:val="21"/>
          <w:szCs w:val="21"/>
        </w:rPr>
        <w:t xml:space="preserve"> </w:t>
      </w:r>
      <w:r>
        <w:rPr>
          <w:rStyle w:val="atn"/>
          <w:rFonts w:ascii="Consolas" w:hAnsi="Consolas" w:cs="Consolas"/>
          <w:color w:val="660066"/>
          <w:sz w:val="21"/>
          <w:szCs w:val="21"/>
        </w:rPr>
        <w:t>data-show-</w:t>
      </w:r>
      <w:proofErr w:type="spellStart"/>
      <w:r>
        <w:rPr>
          <w:rStyle w:val="atn"/>
          <w:rFonts w:ascii="Consolas" w:hAnsi="Consolas" w:cs="Consolas"/>
          <w:color w:val="660066"/>
          <w:sz w:val="21"/>
          <w:szCs w:val="21"/>
        </w:rPr>
        <w:t>facepile</w:t>
      </w:r>
      <w:proofErr w:type="spellEnd"/>
      <w:r>
        <w:rPr>
          <w:rStyle w:val="pun"/>
          <w:rFonts w:ascii="Consolas" w:hAnsi="Consolas" w:cs="Consolas"/>
          <w:color w:val="666600"/>
          <w:sz w:val="21"/>
          <w:szCs w:val="21"/>
        </w:rPr>
        <w:t>=</w:t>
      </w:r>
      <w:r>
        <w:rPr>
          <w:rStyle w:val="atv"/>
          <w:rFonts w:ascii="Consolas" w:hAnsi="Consolas" w:cs="Consolas"/>
          <w:color w:val="008800"/>
          <w:sz w:val="21"/>
          <w:szCs w:val="21"/>
        </w:rPr>
        <w:t>"true"</w:t>
      </w:r>
      <w:r>
        <w:rPr>
          <w:rStyle w:val="tag"/>
          <w:rFonts w:ascii="Consolas" w:hAnsi="Consolas" w:cs="Consolas"/>
          <w:color w:val="000088"/>
          <w:sz w:val="21"/>
          <w:szCs w:val="21"/>
        </w:rPr>
        <w:t>&gt;&lt;blockquote</w:t>
      </w:r>
      <w:r>
        <w:rPr>
          <w:rStyle w:val="pln"/>
          <w:rFonts w:ascii="Consolas" w:hAnsi="Consolas" w:cs="Consolas"/>
          <w:color w:val="000000"/>
          <w:sz w:val="21"/>
          <w:szCs w:val="21"/>
        </w:rPr>
        <w:t xml:space="preserve"> </w:t>
      </w:r>
      <w:r>
        <w:rPr>
          <w:rStyle w:val="atn"/>
          <w:rFonts w:ascii="Consolas" w:hAnsi="Consolas" w:cs="Consolas"/>
          <w:color w:val="660066"/>
          <w:sz w:val="21"/>
          <w:szCs w:val="21"/>
        </w:rPr>
        <w:t>cite</w:t>
      </w:r>
      <w:r>
        <w:rPr>
          <w:rStyle w:val="pun"/>
          <w:rFonts w:ascii="Consolas" w:hAnsi="Consolas" w:cs="Consolas"/>
          <w:color w:val="666600"/>
          <w:sz w:val="21"/>
          <w:szCs w:val="21"/>
        </w:rPr>
        <w:t>=</w:t>
      </w:r>
      <w:r>
        <w:rPr>
          <w:rStyle w:val="atv"/>
          <w:rFonts w:ascii="Consolas" w:hAnsi="Consolas" w:cs="Consolas"/>
          <w:color w:val="008800"/>
          <w:sz w:val="21"/>
          <w:szCs w:val="21"/>
        </w:rPr>
        <w:t>"https://www.facebook.com/facebook"</w:t>
      </w:r>
      <w:r>
        <w:rPr>
          <w:rStyle w:val="pln"/>
          <w:rFonts w:ascii="Consolas" w:hAnsi="Consolas" w:cs="Consolas"/>
          <w:color w:val="000000"/>
          <w:sz w:val="21"/>
          <w:szCs w:val="21"/>
        </w:rPr>
        <w:t xml:space="preserve"> </w:t>
      </w:r>
      <w:r>
        <w:rPr>
          <w:rStyle w:val="atn"/>
          <w:rFonts w:ascii="Consolas" w:hAnsi="Consolas" w:cs="Consolas"/>
          <w:color w:val="660066"/>
          <w:sz w:val="21"/>
          <w:szCs w:val="21"/>
        </w:rPr>
        <w:t>class</w:t>
      </w:r>
      <w:r>
        <w:rPr>
          <w:rStyle w:val="pun"/>
          <w:rFonts w:ascii="Consolas" w:hAnsi="Consolas" w:cs="Consolas"/>
          <w:color w:val="666600"/>
          <w:sz w:val="21"/>
          <w:szCs w:val="21"/>
        </w:rPr>
        <w:t>=</w:t>
      </w:r>
      <w:r>
        <w:rPr>
          <w:rStyle w:val="atv"/>
          <w:rFonts w:ascii="Consolas" w:hAnsi="Consolas" w:cs="Consolas"/>
          <w:color w:val="008800"/>
          <w:sz w:val="21"/>
          <w:szCs w:val="21"/>
        </w:rPr>
        <w:t>"fb-</w:t>
      </w:r>
      <w:proofErr w:type="spellStart"/>
      <w:r>
        <w:rPr>
          <w:rStyle w:val="atv"/>
          <w:rFonts w:ascii="Consolas" w:hAnsi="Consolas" w:cs="Consolas"/>
          <w:color w:val="008800"/>
          <w:sz w:val="21"/>
          <w:szCs w:val="21"/>
        </w:rPr>
        <w:t>xfbml</w:t>
      </w:r>
      <w:proofErr w:type="spellEnd"/>
      <w:r>
        <w:rPr>
          <w:rStyle w:val="atv"/>
          <w:rFonts w:ascii="Consolas" w:hAnsi="Consolas" w:cs="Consolas"/>
          <w:color w:val="008800"/>
          <w:sz w:val="21"/>
          <w:szCs w:val="21"/>
        </w:rPr>
        <w:t>-parse-ignore"</w:t>
      </w:r>
      <w:r>
        <w:rPr>
          <w:rStyle w:val="tag"/>
          <w:rFonts w:ascii="Consolas" w:hAnsi="Consolas" w:cs="Consolas"/>
          <w:color w:val="000088"/>
          <w:sz w:val="21"/>
          <w:szCs w:val="21"/>
        </w:rPr>
        <w:t>&gt;&lt;a</w:t>
      </w:r>
      <w:r>
        <w:rPr>
          <w:rStyle w:val="pln"/>
          <w:rFonts w:ascii="Consolas" w:hAnsi="Consolas" w:cs="Consolas"/>
          <w:color w:val="000000"/>
          <w:sz w:val="21"/>
          <w:szCs w:val="21"/>
        </w:rPr>
        <w:t xml:space="preserve"> </w:t>
      </w:r>
      <w:r>
        <w:rPr>
          <w:rStyle w:val="atn"/>
          <w:rFonts w:ascii="Consolas" w:hAnsi="Consolas" w:cs="Consolas"/>
          <w:color w:val="660066"/>
          <w:sz w:val="21"/>
          <w:szCs w:val="21"/>
        </w:rPr>
        <w:t>href</w:t>
      </w:r>
      <w:r>
        <w:rPr>
          <w:rStyle w:val="pun"/>
          <w:rFonts w:ascii="Consolas" w:hAnsi="Consolas" w:cs="Consolas"/>
          <w:color w:val="666600"/>
          <w:sz w:val="21"/>
          <w:szCs w:val="21"/>
        </w:rPr>
        <w:t>=</w:t>
      </w:r>
      <w:r>
        <w:rPr>
          <w:rStyle w:val="atv"/>
          <w:rFonts w:ascii="Consolas" w:hAnsi="Consolas" w:cs="Consolas"/>
          <w:color w:val="008800"/>
          <w:sz w:val="21"/>
          <w:szCs w:val="21"/>
        </w:rPr>
        <w:t>"https://www.facebook.com/facebook"</w:t>
      </w:r>
      <w:r>
        <w:rPr>
          <w:rStyle w:val="tag"/>
          <w:rFonts w:ascii="Consolas" w:hAnsi="Consolas" w:cs="Consolas"/>
          <w:color w:val="000088"/>
          <w:sz w:val="21"/>
          <w:szCs w:val="21"/>
        </w:rPr>
        <w:t>&gt;</w:t>
      </w:r>
      <w:r>
        <w:rPr>
          <w:rStyle w:val="pln"/>
          <w:rFonts w:ascii="Consolas" w:hAnsi="Consolas" w:cs="Consolas"/>
          <w:color w:val="000000"/>
          <w:sz w:val="21"/>
          <w:szCs w:val="21"/>
        </w:rPr>
        <w:t>Facebook</w:t>
      </w:r>
      <w:r>
        <w:rPr>
          <w:rStyle w:val="tag"/>
          <w:rFonts w:ascii="Consolas" w:hAnsi="Consolas" w:cs="Consolas"/>
          <w:color w:val="000088"/>
          <w:sz w:val="21"/>
          <w:szCs w:val="21"/>
        </w:rPr>
        <w:t>&lt;/a&gt;&lt;/blockquote&gt;&lt;/div&gt;</w:t>
      </w:r>
    </w:p>
    <w:p w14:paraId="2FD138D7" w14:textId="77777777" w:rsidR="00B0781A" w:rsidRDefault="00B0781A" w:rsidP="003D200D">
      <w:pPr>
        <w:rPr>
          <w:rFonts w:ascii="Consolas" w:hAnsi="Consolas" w:cs="Consolas"/>
          <w:sz w:val="24"/>
          <w:szCs w:val="24"/>
        </w:rPr>
      </w:pPr>
    </w:p>
    <w:p w14:paraId="087E55F1" w14:textId="77777777" w:rsidR="00B0781A" w:rsidRDefault="00B0781A" w:rsidP="003D200D">
      <w:pPr>
        <w:rPr>
          <w:rFonts w:ascii="Consolas" w:hAnsi="Consolas" w:cs="Consolas"/>
          <w:sz w:val="24"/>
          <w:szCs w:val="24"/>
        </w:rPr>
      </w:pPr>
      <w:r>
        <w:rPr>
          <w:rFonts w:ascii="Consolas" w:hAnsi="Consolas" w:cs="Consolas"/>
          <w:sz w:val="24"/>
          <w:szCs w:val="24"/>
        </w:rPr>
        <w:t xml:space="preserve">Facebook like share </w:t>
      </w:r>
    </w:p>
    <w:p w14:paraId="71B3BD1D" w14:textId="77777777" w:rsidR="00B0781A" w:rsidRDefault="00B0781A" w:rsidP="003D200D">
      <w:pPr>
        <w:rPr>
          <w:rFonts w:ascii="Consolas" w:hAnsi="Consolas" w:cs="Consolas"/>
          <w:sz w:val="24"/>
          <w:szCs w:val="24"/>
        </w:rPr>
      </w:pPr>
      <w:r w:rsidRPr="00B0781A">
        <w:rPr>
          <w:rFonts w:ascii="Consolas" w:hAnsi="Consolas" w:cs="Consolas"/>
          <w:sz w:val="24"/>
          <w:szCs w:val="24"/>
        </w:rPr>
        <w:t>https://developers.facebook.com/docs/plugins/like-button/</w:t>
      </w:r>
    </w:p>
    <w:p w14:paraId="176AF514" w14:textId="77777777" w:rsidR="00B0781A" w:rsidRDefault="00B0781A" w:rsidP="003D200D">
      <w:pPr>
        <w:rPr>
          <w:rFonts w:ascii="Consolas" w:hAnsi="Consolas" w:cs="Consolas"/>
          <w:sz w:val="24"/>
          <w:szCs w:val="24"/>
        </w:rPr>
      </w:pPr>
    </w:p>
    <w:p w14:paraId="7D48B756" w14:textId="77777777" w:rsidR="00B0781A" w:rsidRDefault="00B0781A" w:rsidP="00B0781A">
      <w:pPr>
        <w:pStyle w:val="HTMLPreformatted"/>
        <w:shd w:val="clear" w:color="auto" w:fill="F5F6F7"/>
        <w:rPr>
          <w:rStyle w:val="pln"/>
          <w:rFonts w:ascii="Consolas" w:hAnsi="Consolas" w:cs="Consolas"/>
          <w:color w:val="000000"/>
          <w:sz w:val="21"/>
          <w:szCs w:val="21"/>
        </w:rPr>
      </w:pPr>
      <w:r>
        <w:rPr>
          <w:rStyle w:val="tag"/>
          <w:rFonts w:ascii="Consolas" w:hAnsi="Consolas" w:cs="Consolas"/>
          <w:color w:val="000088"/>
          <w:sz w:val="21"/>
          <w:szCs w:val="21"/>
        </w:rPr>
        <w:t>&lt;div</w:t>
      </w:r>
      <w:r>
        <w:rPr>
          <w:rStyle w:val="pln"/>
          <w:rFonts w:ascii="Consolas" w:hAnsi="Consolas" w:cs="Consolas"/>
          <w:color w:val="000000"/>
          <w:sz w:val="21"/>
          <w:szCs w:val="21"/>
        </w:rPr>
        <w:t xml:space="preserve"> </w:t>
      </w:r>
      <w:r>
        <w:rPr>
          <w:rStyle w:val="atn"/>
          <w:rFonts w:ascii="Consolas" w:hAnsi="Consolas" w:cs="Consolas"/>
          <w:color w:val="660066"/>
          <w:sz w:val="21"/>
          <w:szCs w:val="21"/>
        </w:rPr>
        <w:t>id</w:t>
      </w:r>
      <w:r>
        <w:rPr>
          <w:rStyle w:val="pun"/>
          <w:rFonts w:ascii="Consolas" w:hAnsi="Consolas" w:cs="Consolas"/>
          <w:color w:val="666600"/>
          <w:sz w:val="21"/>
          <w:szCs w:val="21"/>
        </w:rPr>
        <w:t>=</w:t>
      </w:r>
      <w:r>
        <w:rPr>
          <w:rStyle w:val="atv"/>
          <w:rFonts w:ascii="Consolas" w:hAnsi="Consolas" w:cs="Consolas"/>
          <w:color w:val="008800"/>
          <w:sz w:val="21"/>
          <w:szCs w:val="21"/>
        </w:rPr>
        <w:t>"fb-root"</w:t>
      </w:r>
      <w:r>
        <w:rPr>
          <w:rStyle w:val="tag"/>
          <w:rFonts w:ascii="Consolas" w:hAnsi="Consolas" w:cs="Consolas"/>
          <w:color w:val="000088"/>
          <w:sz w:val="21"/>
          <w:szCs w:val="21"/>
        </w:rPr>
        <w:t>&gt;&lt;/div&gt;</w:t>
      </w:r>
    </w:p>
    <w:p w14:paraId="69AE4B7C" w14:textId="77777777" w:rsidR="00B0781A" w:rsidRDefault="00B0781A" w:rsidP="00B0781A">
      <w:pPr>
        <w:pStyle w:val="HTMLPreformatted"/>
        <w:shd w:val="clear" w:color="auto" w:fill="F5F6F7"/>
        <w:rPr>
          <w:rFonts w:ascii="Consolas" w:hAnsi="Consolas" w:cs="Consolas"/>
          <w:color w:val="1C1E21"/>
          <w:sz w:val="21"/>
          <w:szCs w:val="21"/>
        </w:rPr>
      </w:pPr>
      <w:r>
        <w:rPr>
          <w:rStyle w:val="tag"/>
          <w:rFonts w:ascii="Consolas" w:hAnsi="Consolas" w:cs="Consolas"/>
          <w:color w:val="000088"/>
          <w:sz w:val="21"/>
          <w:szCs w:val="21"/>
        </w:rPr>
        <w:t>&lt;script</w:t>
      </w:r>
      <w:r>
        <w:rPr>
          <w:rStyle w:val="pln"/>
          <w:rFonts w:ascii="Consolas" w:hAnsi="Consolas" w:cs="Consolas"/>
          <w:color w:val="000000"/>
          <w:sz w:val="21"/>
          <w:szCs w:val="21"/>
        </w:rPr>
        <w:t xml:space="preserve"> </w:t>
      </w:r>
      <w:r>
        <w:rPr>
          <w:rStyle w:val="atn"/>
          <w:rFonts w:ascii="Consolas" w:hAnsi="Consolas" w:cs="Consolas"/>
          <w:color w:val="660066"/>
          <w:sz w:val="21"/>
          <w:szCs w:val="21"/>
        </w:rPr>
        <w:t>async</w:t>
      </w:r>
      <w:r>
        <w:rPr>
          <w:rStyle w:val="pln"/>
          <w:rFonts w:ascii="Consolas" w:hAnsi="Consolas" w:cs="Consolas"/>
          <w:color w:val="000000"/>
          <w:sz w:val="21"/>
          <w:szCs w:val="21"/>
        </w:rPr>
        <w:t xml:space="preserve"> </w:t>
      </w:r>
      <w:r>
        <w:rPr>
          <w:rStyle w:val="atn"/>
          <w:rFonts w:ascii="Consolas" w:hAnsi="Consolas" w:cs="Consolas"/>
          <w:color w:val="660066"/>
          <w:sz w:val="21"/>
          <w:szCs w:val="21"/>
        </w:rPr>
        <w:t>defer</w:t>
      </w:r>
      <w:r>
        <w:rPr>
          <w:rStyle w:val="pln"/>
          <w:rFonts w:ascii="Consolas" w:hAnsi="Consolas" w:cs="Consolas"/>
          <w:color w:val="000000"/>
          <w:sz w:val="21"/>
          <w:szCs w:val="21"/>
        </w:rPr>
        <w:t xml:space="preserve"> </w:t>
      </w:r>
      <w:proofErr w:type="spellStart"/>
      <w:r>
        <w:rPr>
          <w:rStyle w:val="atn"/>
          <w:rFonts w:ascii="Consolas" w:hAnsi="Consolas" w:cs="Consolas"/>
          <w:color w:val="660066"/>
          <w:sz w:val="21"/>
          <w:szCs w:val="21"/>
        </w:rPr>
        <w:t>crossorigin</w:t>
      </w:r>
      <w:proofErr w:type="spellEnd"/>
      <w:r>
        <w:rPr>
          <w:rStyle w:val="pun"/>
          <w:rFonts w:ascii="Consolas" w:hAnsi="Consolas" w:cs="Consolas"/>
          <w:color w:val="666600"/>
          <w:sz w:val="21"/>
          <w:szCs w:val="21"/>
        </w:rPr>
        <w:t>=</w:t>
      </w:r>
      <w:r>
        <w:rPr>
          <w:rStyle w:val="atv"/>
          <w:rFonts w:ascii="Consolas" w:hAnsi="Consolas" w:cs="Consolas"/>
          <w:color w:val="008800"/>
          <w:sz w:val="21"/>
          <w:szCs w:val="21"/>
        </w:rPr>
        <w:t>"anonymous"</w:t>
      </w:r>
      <w:r>
        <w:rPr>
          <w:rStyle w:val="pln"/>
          <w:rFonts w:ascii="Consolas" w:hAnsi="Consolas" w:cs="Consolas"/>
          <w:color w:val="000000"/>
          <w:sz w:val="21"/>
          <w:szCs w:val="21"/>
        </w:rPr>
        <w:t xml:space="preserve"> </w:t>
      </w:r>
      <w:r>
        <w:rPr>
          <w:rStyle w:val="atn"/>
          <w:rFonts w:ascii="Consolas" w:hAnsi="Consolas" w:cs="Consolas"/>
          <w:color w:val="660066"/>
          <w:sz w:val="21"/>
          <w:szCs w:val="21"/>
        </w:rPr>
        <w:t>src</w:t>
      </w:r>
      <w:r>
        <w:rPr>
          <w:rStyle w:val="pun"/>
          <w:rFonts w:ascii="Consolas" w:hAnsi="Consolas" w:cs="Consolas"/>
          <w:color w:val="666600"/>
          <w:sz w:val="21"/>
          <w:szCs w:val="21"/>
        </w:rPr>
        <w:t>=</w:t>
      </w:r>
      <w:r>
        <w:rPr>
          <w:rStyle w:val="atv"/>
          <w:rFonts w:ascii="Consolas" w:hAnsi="Consolas" w:cs="Consolas"/>
          <w:color w:val="008800"/>
          <w:sz w:val="21"/>
          <w:szCs w:val="21"/>
        </w:rPr>
        <w:t>"https://connect.facebook.net/en_GB/sdk.js#xfbml=1&amp;version=v10.0"</w:t>
      </w:r>
      <w:r>
        <w:rPr>
          <w:rStyle w:val="pln"/>
          <w:rFonts w:ascii="Consolas" w:hAnsi="Consolas" w:cs="Consolas"/>
          <w:color w:val="000000"/>
          <w:sz w:val="21"/>
          <w:szCs w:val="21"/>
        </w:rPr>
        <w:t xml:space="preserve"> </w:t>
      </w:r>
      <w:r>
        <w:rPr>
          <w:rStyle w:val="atn"/>
          <w:rFonts w:ascii="Consolas" w:hAnsi="Consolas" w:cs="Consolas"/>
          <w:color w:val="660066"/>
          <w:sz w:val="21"/>
          <w:szCs w:val="21"/>
        </w:rPr>
        <w:t>nonce</w:t>
      </w:r>
      <w:r>
        <w:rPr>
          <w:rStyle w:val="pun"/>
          <w:rFonts w:ascii="Consolas" w:hAnsi="Consolas" w:cs="Consolas"/>
          <w:color w:val="666600"/>
          <w:sz w:val="21"/>
          <w:szCs w:val="21"/>
        </w:rPr>
        <w:t>=</w:t>
      </w:r>
      <w:r>
        <w:rPr>
          <w:rStyle w:val="atv"/>
          <w:rFonts w:ascii="Consolas" w:hAnsi="Consolas" w:cs="Consolas"/>
          <w:color w:val="008800"/>
          <w:sz w:val="21"/>
          <w:szCs w:val="21"/>
        </w:rPr>
        <w:t>"iW6KaWMV"</w:t>
      </w:r>
      <w:r>
        <w:rPr>
          <w:rStyle w:val="tag"/>
          <w:rFonts w:ascii="Consolas" w:hAnsi="Consolas" w:cs="Consolas"/>
          <w:color w:val="000088"/>
          <w:sz w:val="21"/>
          <w:szCs w:val="21"/>
        </w:rPr>
        <w:t>&gt;&lt;/script&gt;</w:t>
      </w:r>
    </w:p>
    <w:p w14:paraId="5E92CDF4" w14:textId="77777777" w:rsidR="00B0781A" w:rsidRDefault="00B0781A" w:rsidP="003D200D">
      <w:pPr>
        <w:rPr>
          <w:rFonts w:ascii="Consolas" w:hAnsi="Consolas" w:cs="Consolas"/>
          <w:sz w:val="24"/>
          <w:szCs w:val="24"/>
        </w:rPr>
      </w:pPr>
    </w:p>
    <w:p w14:paraId="40F3F7C9" w14:textId="77777777" w:rsidR="00EA567D" w:rsidRPr="00EA567D" w:rsidRDefault="00EA567D" w:rsidP="003D200D">
      <w:pPr>
        <w:rPr>
          <w:rFonts w:ascii="Consolas" w:hAnsi="Consolas" w:cs="Consolas"/>
          <w:sz w:val="24"/>
          <w:szCs w:val="24"/>
          <w:lang w:val="mn-MN"/>
        </w:rPr>
      </w:pPr>
      <w:r>
        <w:rPr>
          <w:rFonts w:ascii="Consolas" w:hAnsi="Consolas" w:cs="Consolas"/>
          <w:sz w:val="24"/>
          <w:szCs w:val="24"/>
          <w:lang w:val="mn-MN"/>
        </w:rPr>
        <w:t xml:space="preserve">Тухйан мэдээний линк холбоно. </w:t>
      </w:r>
    </w:p>
    <w:p w14:paraId="6A75B44E" w14:textId="77777777" w:rsidR="00B0781A" w:rsidRDefault="00B0781A" w:rsidP="00B0781A">
      <w:pPr>
        <w:pStyle w:val="HTMLPreformatted"/>
        <w:shd w:val="clear" w:color="auto" w:fill="F5F6F7"/>
        <w:rPr>
          <w:rFonts w:ascii="Consolas" w:hAnsi="Consolas" w:cs="Consolas"/>
          <w:color w:val="1C1E21"/>
          <w:sz w:val="21"/>
          <w:szCs w:val="21"/>
        </w:rPr>
      </w:pPr>
      <w:r>
        <w:rPr>
          <w:rStyle w:val="tag"/>
          <w:rFonts w:ascii="Consolas" w:hAnsi="Consolas" w:cs="Consolas"/>
          <w:color w:val="000088"/>
          <w:sz w:val="21"/>
          <w:szCs w:val="21"/>
        </w:rPr>
        <w:t>&lt;div</w:t>
      </w:r>
      <w:r>
        <w:rPr>
          <w:rStyle w:val="pln"/>
          <w:rFonts w:ascii="Consolas" w:hAnsi="Consolas" w:cs="Consolas"/>
          <w:color w:val="000000"/>
          <w:sz w:val="21"/>
          <w:szCs w:val="21"/>
        </w:rPr>
        <w:t xml:space="preserve"> </w:t>
      </w:r>
      <w:r>
        <w:rPr>
          <w:rStyle w:val="atn"/>
          <w:rFonts w:ascii="Consolas" w:hAnsi="Consolas" w:cs="Consolas"/>
          <w:color w:val="660066"/>
          <w:sz w:val="21"/>
          <w:szCs w:val="21"/>
        </w:rPr>
        <w:t>class</w:t>
      </w:r>
      <w:r>
        <w:rPr>
          <w:rStyle w:val="pun"/>
          <w:rFonts w:ascii="Consolas" w:hAnsi="Consolas" w:cs="Consolas"/>
          <w:color w:val="666600"/>
          <w:sz w:val="21"/>
          <w:szCs w:val="21"/>
        </w:rPr>
        <w:t>=</w:t>
      </w:r>
      <w:r>
        <w:rPr>
          <w:rStyle w:val="atv"/>
          <w:rFonts w:ascii="Consolas" w:hAnsi="Consolas" w:cs="Consolas"/>
          <w:color w:val="008800"/>
          <w:sz w:val="21"/>
          <w:szCs w:val="21"/>
        </w:rPr>
        <w:t>"fb-like"</w:t>
      </w:r>
      <w:r>
        <w:rPr>
          <w:rStyle w:val="pln"/>
          <w:rFonts w:ascii="Consolas" w:hAnsi="Consolas" w:cs="Consolas"/>
          <w:color w:val="000000"/>
          <w:sz w:val="21"/>
          <w:szCs w:val="21"/>
        </w:rPr>
        <w:t xml:space="preserve"> </w:t>
      </w:r>
      <w:r>
        <w:rPr>
          <w:rStyle w:val="atn"/>
          <w:rFonts w:ascii="Consolas" w:hAnsi="Consolas" w:cs="Consolas"/>
          <w:color w:val="660066"/>
          <w:sz w:val="21"/>
          <w:szCs w:val="21"/>
        </w:rPr>
        <w:t>data-</w:t>
      </w:r>
      <w:proofErr w:type="spellStart"/>
      <w:r>
        <w:rPr>
          <w:rStyle w:val="atn"/>
          <w:rFonts w:ascii="Consolas" w:hAnsi="Consolas" w:cs="Consolas"/>
          <w:color w:val="660066"/>
          <w:sz w:val="21"/>
          <w:szCs w:val="21"/>
        </w:rPr>
        <w:t>href</w:t>
      </w:r>
      <w:proofErr w:type="spellEnd"/>
      <w:r>
        <w:rPr>
          <w:rStyle w:val="pun"/>
          <w:rFonts w:ascii="Consolas" w:hAnsi="Consolas" w:cs="Consolas"/>
          <w:color w:val="666600"/>
          <w:sz w:val="21"/>
          <w:szCs w:val="21"/>
        </w:rPr>
        <w:t>=</w:t>
      </w:r>
      <w:r>
        <w:rPr>
          <w:rStyle w:val="atv"/>
          <w:rFonts w:ascii="Consolas" w:hAnsi="Consolas" w:cs="Consolas"/>
          <w:color w:val="008800"/>
          <w:sz w:val="21"/>
          <w:szCs w:val="21"/>
        </w:rPr>
        <w:t>"</w:t>
      </w:r>
      <w:r w:rsidR="00EA567D">
        <w:rPr>
          <w:rStyle w:val="atv"/>
          <w:rFonts w:ascii="Consolas" w:hAnsi="Consolas" w:cs="Consolas"/>
          <w:color w:val="008800"/>
          <w:sz w:val="21"/>
          <w:szCs w:val="21"/>
        </w:rPr>
        <w:t xml:space="preserve">&lt;?php </w:t>
      </w:r>
      <w:proofErr w:type="spellStart"/>
      <w:r w:rsidR="00EA567D">
        <w:rPr>
          <w:rStyle w:val="atv"/>
          <w:rFonts w:ascii="Consolas" w:hAnsi="Consolas" w:cs="Consolas"/>
          <w:color w:val="008800"/>
          <w:sz w:val="21"/>
          <w:szCs w:val="21"/>
        </w:rPr>
        <w:t>the_</w:t>
      </w:r>
      <w:proofErr w:type="gramStart"/>
      <w:r w:rsidR="00EA567D">
        <w:rPr>
          <w:rStyle w:val="atv"/>
          <w:rFonts w:ascii="Consolas" w:hAnsi="Consolas" w:cs="Consolas"/>
          <w:color w:val="008800"/>
          <w:sz w:val="21"/>
          <w:szCs w:val="21"/>
        </w:rPr>
        <w:t>permalink</w:t>
      </w:r>
      <w:proofErr w:type="spellEnd"/>
      <w:r w:rsidR="00EA567D">
        <w:rPr>
          <w:rStyle w:val="atv"/>
          <w:rFonts w:ascii="Consolas" w:hAnsi="Consolas" w:cs="Consolas"/>
          <w:color w:val="008800"/>
          <w:sz w:val="21"/>
          <w:szCs w:val="21"/>
        </w:rPr>
        <w:t>(</w:t>
      </w:r>
      <w:proofErr w:type="gramEnd"/>
      <w:r w:rsidR="00EA567D">
        <w:rPr>
          <w:rStyle w:val="atv"/>
          <w:rFonts w:ascii="Consolas" w:hAnsi="Consolas" w:cs="Consolas"/>
          <w:color w:val="008800"/>
          <w:sz w:val="21"/>
          <w:szCs w:val="21"/>
        </w:rPr>
        <w:t>); ?&gt;</w:t>
      </w:r>
      <w:r>
        <w:rPr>
          <w:rStyle w:val="atv"/>
          <w:rFonts w:ascii="Consolas" w:hAnsi="Consolas" w:cs="Consolas"/>
          <w:color w:val="008800"/>
          <w:sz w:val="21"/>
          <w:szCs w:val="21"/>
        </w:rPr>
        <w:t>"</w:t>
      </w:r>
      <w:r>
        <w:rPr>
          <w:rStyle w:val="pln"/>
          <w:rFonts w:ascii="Consolas" w:hAnsi="Consolas" w:cs="Consolas"/>
          <w:color w:val="000000"/>
          <w:sz w:val="21"/>
          <w:szCs w:val="21"/>
        </w:rPr>
        <w:t xml:space="preserve"> </w:t>
      </w:r>
      <w:r>
        <w:rPr>
          <w:rStyle w:val="atn"/>
          <w:rFonts w:ascii="Consolas" w:hAnsi="Consolas" w:cs="Consolas"/>
          <w:color w:val="660066"/>
          <w:sz w:val="21"/>
          <w:szCs w:val="21"/>
        </w:rPr>
        <w:t>data-width</w:t>
      </w:r>
      <w:r>
        <w:rPr>
          <w:rStyle w:val="pun"/>
          <w:rFonts w:ascii="Consolas" w:hAnsi="Consolas" w:cs="Consolas"/>
          <w:color w:val="666600"/>
          <w:sz w:val="21"/>
          <w:szCs w:val="21"/>
        </w:rPr>
        <w:t>=</w:t>
      </w:r>
      <w:r>
        <w:rPr>
          <w:rStyle w:val="atv"/>
          <w:rFonts w:ascii="Consolas" w:hAnsi="Consolas" w:cs="Consolas"/>
          <w:color w:val="008800"/>
          <w:sz w:val="21"/>
          <w:szCs w:val="21"/>
        </w:rPr>
        <w:t>""</w:t>
      </w:r>
      <w:r>
        <w:rPr>
          <w:rStyle w:val="pln"/>
          <w:rFonts w:ascii="Consolas" w:hAnsi="Consolas" w:cs="Consolas"/>
          <w:color w:val="000000"/>
          <w:sz w:val="21"/>
          <w:szCs w:val="21"/>
        </w:rPr>
        <w:t xml:space="preserve"> </w:t>
      </w:r>
      <w:r>
        <w:rPr>
          <w:rStyle w:val="atn"/>
          <w:rFonts w:ascii="Consolas" w:hAnsi="Consolas" w:cs="Consolas"/>
          <w:color w:val="660066"/>
          <w:sz w:val="21"/>
          <w:szCs w:val="21"/>
        </w:rPr>
        <w:t>data-layout</w:t>
      </w:r>
      <w:r>
        <w:rPr>
          <w:rStyle w:val="pun"/>
          <w:rFonts w:ascii="Consolas" w:hAnsi="Consolas" w:cs="Consolas"/>
          <w:color w:val="666600"/>
          <w:sz w:val="21"/>
          <w:szCs w:val="21"/>
        </w:rPr>
        <w:t>=</w:t>
      </w:r>
      <w:r>
        <w:rPr>
          <w:rStyle w:val="atv"/>
          <w:rFonts w:ascii="Consolas" w:hAnsi="Consolas" w:cs="Consolas"/>
          <w:color w:val="008800"/>
          <w:sz w:val="21"/>
          <w:szCs w:val="21"/>
        </w:rPr>
        <w:t>"</w:t>
      </w:r>
      <w:proofErr w:type="spellStart"/>
      <w:r>
        <w:rPr>
          <w:rStyle w:val="atv"/>
          <w:rFonts w:ascii="Consolas" w:hAnsi="Consolas" w:cs="Consolas"/>
          <w:color w:val="008800"/>
          <w:sz w:val="21"/>
          <w:szCs w:val="21"/>
        </w:rPr>
        <w:t>button_count</w:t>
      </w:r>
      <w:proofErr w:type="spellEnd"/>
      <w:r>
        <w:rPr>
          <w:rStyle w:val="atv"/>
          <w:rFonts w:ascii="Consolas" w:hAnsi="Consolas" w:cs="Consolas"/>
          <w:color w:val="008800"/>
          <w:sz w:val="21"/>
          <w:szCs w:val="21"/>
        </w:rPr>
        <w:t>"</w:t>
      </w:r>
      <w:r>
        <w:rPr>
          <w:rStyle w:val="pln"/>
          <w:rFonts w:ascii="Consolas" w:hAnsi="Consolas" w:cs="Consolas"/>
          <w:color w:val="000000"/>
          <w:sz w:val="21"/>
          <w:szCs w:val="21"/>
        </w:rPr>
        <w:t xml:space="preserve"> </w:t>
      </w:r>
      <w:r>
        <w:rPr>
          <w:rStyle w:val="atn"/>
          <w:rFonts w:ascii="Consolas" w:hAnsi="Consolas" w:cs="Consolas"/>
          <w:color w:val="660066"/>
          <w:sz w:val="21"/>
          <w:szCs w:val="21"/>
        </w:rPr>
        <w:t>data-action</w:t>
      </w:r>
      <w:r>
        <w:rPr>
          <w:rStyle w:val="pun"/>
          <w:rFonts w:ascii="Consolas" w:hAnsi="Consolas" w:cs="Consolas"/>
          <w:color w:val="666600"/>
          <w:sz w:val="21"/>
          <w:szCs w:val="21"/>
        </w:rPr>
        <w:t>=</w:t>
      </w:r>
      <w:r>
        <w:rPr>
          <w:rStyle w:val="atv"/>
          <w:rFonts w:ascii="Consolas" w:hAnsi="Consolas" w:cs="Consolas"/>
          <w:color w:val="008800"/>
          <w:sz w:val="21"/>
          <w:szCs w:val="21"/>
        </w:rPr>
        <w:t>"like"</w:t>
      </w:r>
      <w:r>
        <w:rPr>
          <w:rStyle w:val="pln"/>
          <w:rFonts w:ascii="Consolas" w:hAnsi="Consolas" w:cs="Consolas"/>
          <w:color w:val="000000"/>
          <w:sz w:val="21"/>
          <w:szCs w:val="21"/>
        </w:rPr>
        <w:t xml:space="preserve"> </w:t>
      </w:r>
      <w:r>
        <w:rPr>
          <w:rStyle w:val="atn"/>
          <w:rFonts w:ascii="Consolas" w:hAnsi="Consolas" w:cs="Consolas"/>
          <w:color w:val="660066"/>
          <w:sz w:val="21"/>
          <w:szCs w:val="21"/>
        </w:rPr>
        <w:t>data-size</w:t>
      </w:r>
      <w:r>
        <w:rPr>
          <w:rStyle w:val="pun"/>
          <w:rFonts w:ascii="Consolas" w:hAnsi="Consolas" w:cs="Consolas"/>
          <w:color w:val="666600"/>
          <w:sz w:val="21"/>
          <w:szCs w:val="21"/>
        </w:rPr>
        <w:t>=</w:t>
      </w:r>
      <w:r>
        <w:rPr>
          <w:rStyle w:val="atv"/>
          <w:rFonts w:ascii="Consolas" w:hAnsi="Consolas" w:cs="Consolas"/>
          <w:color w:val="008800"/>
          <w:sz w:val="21"/>
          <w:szCs w:val="21"/>
        </w:rPr>
        <w:t>"large"</w:t>
      </w:r>
      <w:r>
        <w:rPr>
          <w:rStyle w:val="pln"/>
          <w:rFonts w:ascii="Consolas" w:hAnsi="Consolas" w:cs="Consolas"/>
          <w:color w:val="000000"/>
          <w:sz w:val="21"/>
          <w:szCs w:val="21"/>
        </w:rPr>
        <w:t xml:space="preserve"> </w:t>
      </w:r>
      <w:r>
        <w:rPr>
          <w:rStyle w:val="atn"/>
          <w:rFonts w:ascii="Consolas" w:hAnsi="Consolas" w:cs="Consolas"/>
          <w:color w:val="660066"/>
          <w:sz w:val="21"/>
          <w:szCs w:val="21"/>
        </w:rPr>
        <w:t>data-share</w:t>
      </w:r>
      <w:r>
        <w:rPr>
          <w:rStyle w:val="pun"/>
          <w:rFonts w:ascii="Consolas" w:hAnsi="Consolas" w:cs="Consolas"/>
          <w:color w:val="666600"/>
          <w:sz w:val="21"/>
          <w:szCs w:val="21"/>
        </w:rPr>
        <w:t>=</w:t>
      </w:r>
      <w:r>
        <w:rPr>
          <w:rStyle w:val="atv"/>
          <w:rFonts w:ascii="Consolas" w:hAnsi="Consolas" w:cs="Consolas"/>
          <w:color w:val="008800"/>
          <w:sz w:val="21"/>
          <w:szCs w:val="21"/>
        </w:rPr>
        <w:t>"false"</w:t>
      </w:r>
      <w:r>
        <w:rPr>
          <w:rStyle w:val="tag"/>
          <w:rFonts w:ascii="Consolas" w:hAnsi="Consolas" w:cs="Consolas"/>
          <w:color w:val="000088"/>
          <w:sz w:val="21"/>
          <w:szCs w:val="21"/>
        </w:rPr>
        <w:t>&gt;&lt;/div&gt;</w:t>
      </w:r>
    </w:p>
    <w:p w14:paraId="40930FD1" w14:textId="77777777" w:rsidR="00B0781A" w:rsidRPr="00B0781A" w:rsidRDefault="00B0781A" w:rsidP="003D200D">
      <w:pPr>
        <w:rPr>
          <w:rFonts w:ascii="Consolas" w:hAnsi="Consolas" w:cs="Consolas"/>
          <w:sz w:val="24"/>
          <w:szCs w:val="24"/>
        </w:rPr>
      </w:pPr>
    </w:p>
    <w:p w14:paraId="64D2ABF3" w14:textId="77777777" w:rsidR="00932F2F" w:rsidRPr="00EA567D" w:rsidRDefault="00932F2F" w:rsidP="00932F2F">
      <w:pPr>
        <w:rPr>
          <w:rFonts w:ascii="Consolas" w:hAnsi="Consolas" w:cs="Consolas"/>
          <w:sz w:val="24"/>
          <w:szCs w:val="24"/>
        </w:rPr>
      </w:pPr>
    </w:p>
    <w:p w14:paraId="011B801E" w14:textId="77777777" w:rsidR="00704AC0" w:rsidRDefault="00EA567D">
      <w:pPr>
        <w:rPr>
          <w:rFonts w:ascii="Consolas" w:hAnsi="Consolas" w:cs="Consolas"/>
          <w:sz w:val="24"/>
          <w:szCs w:val="24"/>
        </w:rPr>
      </w:pPr>
      <w:r w:rsidRPr="00EA567D">
        <w:rPr>
          <w:rFonts w:ascii="Consolas" w:hAnsi="Consolas" w:cs="Consolas"/>
          <w:sz w:val="24"/>
          <w:szCs w:val="24"/>
        </w:rPr>
        <w:t xml:space="preserve">Facebook comment </w:t>
      </w:r>
    </w:p>
    <w:p w14:paraId="170EB586" w14:textId="77777777" w:rsidR="00EA567D" w:rsidRDefault="00EA567D">
      <w:pPr>
        <w:rPr>
          <w:rFonts w:ascii="Consolas" w:hAnsi="Consolas" w:cs="Consolas"/>
          <w:sz w:val="24"/>
          <w:szCs w:val="24"/>
        </w:rPr>
      </w:pPr>
      <w:r w:rsidRPr="00EA567D">
        <w:rPr>
          <w:rFonts w:ascii="Consolas" w:hAnsi="Consolas" w:cs="Consolas"/>
          <w:sz w:val="24"/>
          <w:szCs w:val="24"/>
        </w:rPr>
        <w:t>https://developers.facebook.com/docs/plugins/comments/</w:t>
      </w:r>
    </w:p>
    <w:p w14:paraId="2A56991E" w14:textId="77777777" w:rsidR="00EA567D" w:rsidRPr="00EA567D" w:rsidRDefault="00EA567D">
      <w:pPr>
        <w:rPr>
          <w:rFonts w:ascii="Consolas" w:hAnsi="Consolas" w:cs="Consolas"/>
          <w:sz w:val="24"/>
          <w:szCs w:val="24"/>
          <w:lang w:val="mn-MN"/>
        </w:rPr>
      </w:pPr>
      <w:r w:rsidRPr="00EA567D">
        <w:rPr>
          <w:rFonts w:ascii="Consolas" w:hAnsi="Consolas" w:cs="Consolas"/>
          <w:sz w:val="24"/>
          <w:szCs w:val="24"/>
        </w:rPr>
        <w:t>comment</w:t>
      </w:r>
      <w:r>
        <w:rPr>
          <w:rFonts w:ascii="Consolas" w:hAnsi="Consolas" w:cs="Consolas"/>
          <w:sz w:val="24"/>
          <w:szCs w:val="24"/>
        </w:rPr>
        <w:t xml:space="preserve"> </w:t>
      </w:r>
      <w:r>
        <w:rPr>
          <w:rFonts w:ascii="Consolas" w:hAnsi="Consolas" w:cs="Consolas"/>
          <w:sz w:val="24"/>
          <w:szCs w:val="24"/>
          <w:lang w:val="mn-MN"/>
        </w:rPr>
        <w:t xml:space="preserve">давталт дууссаны дараа орж ирнэ. </w:t>
      </w:r>
    </w:p>
    <w:p w14:paraId="573CE528" w14:textId="77777777" w:rsidR="00EA567D" w:rsidRDefault="00EA567D" w:rsidP="00EA567D">
      <w:pPr>
        <w:pStyle w:val="HTMLPreformatted"/>
        <w:shd w:val="clear" w:color="auto" w:fill="F5F6F7"/>
        <w:rPr>
          <w:rStyle w:val="pln"/>
          <w:rFonts w:ascii="Consolas" w:hAnsi="Consolas" w:cs="Consolas"/>
          <w:color w:val="000000"/>
          <w:sz w:val="21"/>
          <w:szCs w:val="21"/>
        </w:rPr>
      </w:pPr>
      <w:r>
        <w:rPr>
          <w:rStyle w:val="tag"/>
          <w:rFonts w:ascii="Consolas" w:hAnsi="Consolas" w:cs="Consolas"/>
          <w:color w:val="000088"/>
          <w:sz w:val="21"/>
          <w:szCs w:val="21"/>
        </w:rPr>
        <w:t>&lt;div</w:t>
      </w:r>
      <w:r>
        <w:rPr>
          <w:rStyle w:val="pln"/>
          <w:rFonts w:ascii="Consolas" w:hAnsi="Consolas" w:cs="Consolas"/>
          <w:color w:val="000000"/>
          <w:sz w:val="21"/>
          <w:szCs w:val="21"/>
        </w:rPr>
        <w:t xml:space="preserve"> </w:t>
      </w:r>
      <w:r>
        <w:rPr>
          <w:rStyle w:val="atn"/>
          <w:rFonts w:ascii="Consolas" w:hAnsi="Consolas" w:cs="Consolas"/>
          <w:color w:val="660066"/>
          <w:sz w:val="21"/>
          <w:szCs w:val="21"/>
        </w:rPr>
        <w:t>id</w:t>
      </w:r>
      <w:r>
        <w:rPr>
          <w:rStyle w:val="pun"/>
          <w:rFonts w:ascii="Consolas" w:hAnsi="Consolas" w:cs="Consolas"/>
          <w:color w:val="666600"/>
          <w:sz w:val="21"/>
          <w:szCs w:val="21"/>
        </w:rPr>
        <w:t>=</w:t>
      </w:r>
      <w:r>
        <w:rPr>
          <w:rStyle w:val="atv"/>
          <w:rFonts w:ascii="Consolas" w:hAnsi="Consolas" w:cs="Consolas"/>
          <w:color w:val="008800"/>
          <w:sz w:val="21"/>
          <w:szCs w:val="21"/>
        </w:rPr>
        <w:t>"fb-root"</w:t>
      </w:r>
      <w:r>
        <w:rPr>
          <w:rStyle w:val="tag"/>
          <w:rFonts w:ascii="Consolas" w:hAnsi="Consolas" w:cs="Consolas"/>
          <w:color w:val="000088"/>
          <w:sz w:val="21"/>
          <w:szCs w:val="21"/>
        </w:rPr>
        <w:t>&gt;&lt;/div&gt;</w:t>
      </w:r>
    </w:p>
    <w:p w14:paraId="56301C24" w14:textId="77777777" w:rsidR="00EA567D" w:rsidRDefault="00EA567D" w:rsidP="00EA567D">
      <w:pPr>
        <w:pStyle w:val="HTMLPreformatted"/>
        <w:shd w:val="clear" w:color="auto" w:fill="F5F6F7"/>
        <w:rPr>
          <w:rFonts w:ascii="Consolas" w:hAnsi="Consolas" w:cs="Consolas"/>
          <w:color w:val="1C1E21"/>
          <w:sz w:val="21"/>
          <w:szCs w:val="21"/>
        </w:rPr>
      </w:pPr>
      <w:r>
        <w:rPr>
          <w:rStyle w:val="tag"/>
          <w:rFonts w:ascii="Consolas" w:hAnsi="Consolas" w:cs="Consolas"/>
          <w:color w:val="000088"/>
          <w:sz w:val="21"/>
          <w:szCs w:val="21"/>
        </w:rPr>
        <w:lastRenderedPageBreak/>
        <w:t>&lt;script</w:t>
      </w:r>
      <w:r>
        <w:rPr>
          <w:rStyle w:val="pln"/>
          <w:rFonts w:ascii="Consolas" w:hAnsi="Consolas" w:cs="Consolas"/>
          <w:color w:val="000000"/>
          <w:sz w:val="21"/>
          <w:szCs w:val="21"/>
        </w:rPr>
        <w:t xml:space="preserve"> </w:t>
      </w:r>
      <w:r>
        <w:rPr>
          <w:rStyle w:val="atn"/>
          <w:rFonts w:ascii="Consolas" w:hAnsi="Consolas" w:cs="Consolas"/>
          <w:color w:val="660066"/>
          <w:sz w:val="21"/>
          <w:szCs w:val="21"/>
        </w:rPr>
        <w:t>async</w:t>
      </w:r>
      <w:r>
        <w:rPr>
          <w:rStyle w:val="pln"/>
          <w:rFonts w:ascii="Consolas" w:hAnsi="Consolas" w:cs="Consolas"/>
          <w:color w:val="000000"/>
          <w:sz w:val="21"/>
          <w:szCs w:val="21"/>
        </w:rPr>
        <w:t xml:space="preserve"> </w:t>
      </w:r>
      <w:r>
        <w:rPr>
          <w:rStyle w:val="atn"/>
          <w:rFonts w:ascii="Consolas" w:hAnsi="Consolas" w:cs="Consolas"/>
          <w:color w:val="660066"/>
          <w:sz w:val="21"/>
          <w:szCs w:val="21"/>
        </w:rPr>
        <w:t>defer</w:t>
      </w:r>
      <w:r>
        <w:rPr>
          <w:rStyle w:val="pln"/>
          <w:rFonts w:ascii="Consolas" w:hAnsi="Consolas" w:cs="Consolas"/>
          <w:color w:val="000000"/>
          <w:sz w:val="21"/>
          <w:szCs w:val="21"/>
        </w:rPr>
        <w:t xml:space="preserve"> </w:t>
      </w:r>
      <w:proofErr w:type="spellStart"/>
      <w:r>
        <w:rPr>
          <w:rStyle w:val="atn"/>
          <w:rFonts w:ascii="Consolas" w:hAnsi="Consolas" w:cs="Consolas"/>
          <w:color w:val="660066"/>
          <w:sz w:val="21"/>
          <w:szCs w:val="21"/>
        </w:rPr>
        <w:t>crossorigin</w:t>
      </w:r>
      <w:proofErr w:type="spellEnd"/>
      <w:r>
        <w:rPr>
          <w:rStyle w:val="pun"/>
          <w:rFonts w:ascii="Consolas" w:hAnsi="Consolas" w:cs="Consolas"/>
          <w:color w:val="666600"/>
          <w:sz w:val="21"/>
          <w:szCs w:val="21"/>
        </w:rPr>
        <w:t>=</w:t>
      </w:r>
      <w:r>
        <w:rPr>
          <w:rStyle w:val="atv"/>
          <w:rFonts w:ascii="Consolas" w:hAnsi="Consolas" w:cs="Consolas"/>
          <w:color w:val="008800"/>
          <w:sz w:val="21"/>
          <w:szCs w:val="21"/>
        </w:rPr>
        <w:t>"anonymous"</w:t>
      </w:r>
      <w:r>
        <w:rPr>
          <w:rStyle w:val="pln"/>
          <w:rFonts w:ascii="Consolas" w:hAnsi="Consolas" w:cs="Consolas"/>
          <w:color w:val="000000"/>
          <w:sz w:val="21"/>
          <w:szCs w:val="21"/>
        </w:rPr>
        <w:t xml:space="preserve"> </w:t>
      </w:r>
      <w:r>
        <w:rPr>
          <w:rStyle w:val="atn"/>
          <w:rFonts w:ascii="Consolas" w:hAnsi="Consolas" w:cs="Consolas"/>
          <w:color w:val="660066"/>
          <w:sz w:val="21"/>
          <w:szCs w:val="21"/>
        </w:rPr>
        <w:t>src</w:t>
      </w:r>
      <w:r>
        <w:rPr>
          <w:rStyle w:val="pun"/>
          <w:rFonts w:ascii="Consolas" w:hAnsi="Consolas" w:cs="Consolas"/>
          <w:color w:val="666600"/>
          <w:sz w:val="21"/>
          <w:szCs w:val="21"/>
        </w:rPr>
        <w:t>=</w:t>
      </w:r>
      <w:r>
        <w:rPr>
          <w:rStyle w:val="atv"/>
          <w:rFonts w:ascii="Consolas" w:hAnsi="Consolas" w:cs="Consolas"/>
          <w:color w:val="008800"/>
          <w:sz w:val="21"/>
          <w:szCs w:val="21"/>
        </w:rPr>
        <w:t>"https://connect.facebook.net/en_GB/sdk.js#xfbml=1&amp;version=v10.0"</w:t>
      </w:r>
      <w:r>
        <w:rPr>
          <w:rStyle w:val="pln"/>
          <w:rFonts w:ascii="Consolas" w:hAnsi="Consolas" w:cs="Consolas"/>
          <w:color w:val="000000"/>
          <w:sz w:val="21"/>
          <w:szCs w:val="21"/>
        </w:rPr>
        <w:t xml:space="preserve"> </w:t>
      </w:r>
      <w:r>
        <w:rPr>
          <w:rStyle w:val="atn"/>
          <w:rFonts w:ascii="Consolas" w:hAnsi="Consolas" w:cs="Consolas"/>
          <w:color w:val="660066"/>
          <w:sz w:val="21"/>
          <w:szCs w:val="21"/>
        </w:rPr>
        <w:t>nonce</w:t>
      </w:r>
      <w:r>
        <w:rPr>
          <w:rStyle w:val="pun"/>
          <w:rFonts w:ascii="Consolas" w:hAnsi="Consolas" w:cs="Consolas"/>
          <w:color w:val="666600"/>
          <w:sz w:val="21"/>
          <w:szCs w:val="21"/>
        </w:rPr>
        <w:t>=</w:t>
      </w:r>
      <w:r>
        <w:rPr>
          <w:rStyle w:val="atv"/>
          <w:rFonts w:ascii="Consolas" w:hAnsi="Consolas" w:cs="Consolas"/>
          <w:color w:val="008800"/>
          <w:sz w:val="21"/>
          <w:szCs w:val="21"/>
        </w:rPr>
        <w:t>"7YTscU6B"</w:t>
      </w:r>
      <w:r>
        <w:rPr>
          <w:rStyle w:val="tag"/>
          <w:rFonts w:ascii="Consolas" w:hAnsi="Consolas" w:cs="Consolas"/>
          <w:color w:val="000088"/>
          <w:sz w:val="21"/>
          <w:szCs w:val="21"/>
        </w:rPr>
        <w:t>&gt;&lt;/script&gt;</w:t>
      </w:r>
    </w:p>
    <w:p w14:paraId="0EB462C1" w14:textId="77777777" w:rsidR="00EA567D" w:rsidRPr="00EA567D" w:rsidRDefault="00EA567D" w:rsidP="00EA567D">
      <w:pPr>
        <w:rPr>
          <w:rFonts w:ascii="Consolas" w:hAnsi="Consolas" w:cs="Consolas"/>
          <w:sz w:val="24"/>
          <w:szCs w:val="24"/>
          <w:lang w:val="mn-MN"/>
        </w:rPr>
      </w:pPr>
      <w:r>
        <w:rPr>
          <w:rFonts w:ascii="Consolas" w:hAnsi="Consolas" w:cs="Consolas"/>
          <w:sz w:val="24"/>
          <w:szCs w:val="24"/>
          <w:lang w:val="mn-MN"/>
        </w:rPr>
        <w:t xml:space="preserve">Тухйан мэдээний линк холбоно. </w:t>
      </w:r>
    </w:p>
    <w:p w14:paraId="393D3924" w14:textId="77777777" w:rsidR="00EA567D" w:rsidRDefault="00EA567D">
      <w:pPr>
        <w:rPr>
          <w:rFonts w:ascii="Consolas" w:hAnsi="Consolas" w:cs="Consolas"/>
          <w:sz w:val="24"/>
          <w:szCs w:val="24"/>
        </w:rPr>
      </w:pPr>
    </w:p>
    <w:p w14:paraId="7CC5E84D" w14:textId="77777777" w:rsidR="00EA567D" w:rsidRDefault="00EA567D" w:rsidP="00EA567D">
      <w:pPr>
        <w:pStyle w:val="HTMLPreformatted"/>
        <w:shd w:val="clear" w:color="auto" w:fill="F5F6F7"/>
        <w:rPr>
          <w:rFonts w:ascii="Consolas" w:hAnsi="Consolas" w:cs="Consolas"/>
          <w:color w:val="1C1E21"/>
          <w:sz w:val="21"/>
          <w:szCs w:val="21"/>
        </w:rPr>
      </w:pPr>
      <w:r>
        <w:rPr>
          <w:rStyle w:val="tag"/>
          <w:rFonts w:ascii="Consolas" w:hAnsi="Consolas" w:cs="Consolas"/>
          <w:color w:val="000088"/>
          <w:sz w:val="21"/>
          <w:szCs w:val="21"/>
        </w:rPr>
        <w:t>&lt;div</w:t>
      </w:r>
      <w:r>
        <w:rPr>
          <w:rStyle w:val="pln"/>
          <w:rFonts w:ascii="Consolas" w:hAnsi="Consolas" w:cs="Consolas"/>
          <w:color w:val="000000"/>
          <w:sz w:val="21"/>
          <w:szCs w:val="21"/>
        </w:rPr>
        <w:t xml:space="preserve"> </w:t>
      </w:r>
      <w:r>
        <w:rPr>
          <w:rStyle w:val="atn"/>
          <w:rFonts w:ascii="Consolas" w:hAnsi="Consolas" w:cs="Consolas"/>
          <w:color w:val="660066"/>
          <w:sz w:val="21"/>
          <w:szCs w:val="21"/>
        </w:rPr>
        <w:t>class</w:t>
      </w:r>
      <w:r>
        <w:rPr>
          <w:rStyle w:val="pun"/>
          <w:rFonts w:ascii="Consolas" w:hAnsi="Consolas" w:cs="Consolas"/>
          <w:color w:val="666600"/>
          <w:sz w:val="21"/>
          <w:szCs w:val="21"/>
        </w:rPr>
        <w:t>=</w:t>
      </w:r>
      <w:r>
        <w:rPr>
          <w:rStyle w:val="atv"/>
          <w:rFonts w:ascii="Consolas" w:hAnsi="Consolas" w:cs="Consolas"/>
          <w:color w:val="008800"/>
          <w:sz w:val="21"/>
          <w:szCs w:val="21"/>
        </w:rPr>
        <w:t>"fb-comments"</w:t>
      </w:r>
      <w:r>
        <w:rPr>
          <w:rStyle w:val="pln"/>
          <w:rFonts w:ascii="Consolas" w:hAnsi="Consolas" w:cs="Consolas"/>
          <w:color w:val="000000"/>
          <w:sz w:val="21"/>
          <w:szCs w:val="21"/>
        </w:rPr>
        <w:t xml:space="preserve"> </w:t>
      </w:r>
      <w:r>
        <w:rPr>
          <w:rStyle w:val="atn"/>
          <w:rFonts w:ascii="Consolas" w:hAnsi="Consolas" w:cs="Consolas"/>
          <w:color w:val="660066"/>
          <w:sz w:val="21"/>
          <w:szCs w:val="21"/>
        </w:rPr>
        <w:t>data-</w:t>
      </w:r>
      <w:proofErr w:type="spellStart"/>
      <w:r>
        <w:rPr>
          <w:rStyle w:val="atn"/>
          <w:rFonts w:ascii="Consolas" w:hAnsi="Consolas" w:cs="Consolas"/>
          <w:color w:val="660066"/>
          <w:sz w:val="21"/>
          <w:szCs w:val="21"/>
        </w:rPr>
        <w:t>href</w:t>
      </w:r>
      <w:proofErr w:type="spellEnd"/>
      <w:r>
        <w:rPr>
          <w:rStyle w:val="pun"/>
          <w:rFonts w:ascii="Consolas" w:hAnsi="Consolas" w:cs="Consolas"/>
          <w:color w:val="666600"/>
          <w:sz w:val="21"/>
          <w:szCs w:val="21"/>
        </w:rPr>
        <w:t>=</w:t>
      </w:r>
      <w:r>
        <w:rPr>
          <w:rStyle w:val="atv"/>
          <w:rFonts w:ascii="Consolas" w:hAnsi="Consolas" w:cs="Consolas"/>
          <w:color w:val="008800"/>
          <w:sz w:val="21"/>
          <w:szCs w:val="21"/>
        </w:rPr>
        <w:t xml:space="preserve">"&lt;?php </w:t>
      </w:r>
      <w:proofErr w:type="spellStart"/>
      <w:r>
        <w:rPr>
          <w:rStyle w:val="atv"/>
          <w:rFonts w:ascii="Consolas" w:hAnsi="Consolas" w:cs="Consolas"/>
          <w:color w:val="008800"/>
          <w:sz w:val="21"/>
          <w:szCs w:val="21"/>
        </w:rPr>
        <w:t>the_</w:t>
      </w:r>
      <w:proofErr w:type="gramStart"/>
      <w:r>
        <w:rPr>
          <w:rStyle w:val="atv"/>
          <w:rFonts w:ascii="Consolas" w:hAnsi="Consolas" w:cs="Consolas"/>
          <w:color w:val="008800"/>
          <w:sz w:val="21"/>
          <w:szCs w:val="21"/>
        </w:rPr>
        <w:t>permalink</w:t>
      </w:r>
      <w:proofErr w:type="spellEnd"/>
      <w:r>
        <w:rPr>
          <w:rStyle w:val="atv"/>
          <w:rFonts w:ascii="Consolas" w:hAnsi="Consolas" w:cs="Consolas"/>
          <w:color w:val="008800"/>
          <w:sz w:val="21"/>
          <w:szCs w:val="21"/>
        </w:rPr>
        <w:t>(</w:t>
      </w:r>
      <w:proofErr w:type="gramEnd"/>
      <w:r>
        <w:rPr>
          <w:rStyle w:val="atv"/>
          <w:rFonts w:ascii="Consolas" w:hAnsi="Consolas" w:cs="Consolas"/>
          <w:color w:val="008800"/>
          <w:sz w:val="21"/>
          <w:szCs w:val="21"/>
        </w:rPr>
        <w:t>); ?&gt; "</w:t>
      </w:r>
      <w:r>
        <w:rPr>
          <w:rStyle w:val="pln"/>
          <w:rFonts w:ascii="Consolas" w:hAnsi="Consolas" w:cs="Consolas"/>
          <w:color w:val="000000"/>
          <w:sz w:val="21"/>
          <w:szCs w:val="21"/>
        </w:rPr>
        <w:t xml:space="preserve"> </w:t>
      </w:r>
      <w:r>
        <w:rPr>
          <w:rStyle w:val="atn"/>
          <w:rFonts w:ascii="Consolas" w:hAnsi="Consolas" w:cs="Consolas"/>
          <w:color w:val="660066"/>
          <w:sz w:val="21"/>
          <w:szCs w:val="21"/>
        </w:rPr>
        <w:t>data-width</w:t>
      </w:r>
      <w:r>
        <w:rPr>
          <w:rStyle w:val="pun"/>
          <w:rFonts w:ascii="Consolas" w:hAnsi="Consolas" w:cs="Consolas"/>
          <w:color w:val="666600"/>
          <w:sz w:val="21"/>
          <w:szCs w:val="21"/>
        </w:rPr>
        <w:t>=</w:t>
      </w:r>
      <w:r>
        <w:rPr>
          <w:rStyle w:val="atv"/>
          <w:rFonts w:ascii="Consolas" w:hAnsi="Consolas" w:cs="Consolas"/>
          <w:color w:val="008800"/>
          <w:sz w:val="21"/>
          <w:szCs w:val="21"/>
        </w:rPr>
        <w:t>""</w:t>
      </w:r>
      <w:r>
        <w:rPr>
          <w:rStyle w:val="pln"/>
          <w:rFonts w:ascii="Consolas" w:hAnsi="Consolas" w:cs="Consolas"/>
          <w:color w:val="000000"/>
          <w:sz w:val="21"/>
          <w:szCs w:val="21"/>
        </w:rPr>
        <w:t xml:space="preserve"> </w:t>
      </w:r>
      <w:r>
        <w:rPr>
          <w:rStyle w:val="atn"/>
          <w:rFonts w:ascii="Consolas" w:hAnsi="Consolas" w:cs="Consolas"/>
          <w:color w:val="660066"/>
          <w:sz w:val="21"/>
          <w:szCs w:val="21"/>
        </w:rPr>
        <w:t>data-</w:t>
      </w:r>
      <w:proofErr w:type="spellStart"/>
      <w:r>
        <w:rPr>
          <w:rStyle w:val="atn"/>
          <w:rFonts w:ascii="Consolas" w:hAnsi="Consolas" w:cs="Consolas"/>
          <w:color w:val="660066"/>
          <w:sz w:val="21"/>
          <w:szCs w:val="21"/>
        </w:rPr>
        <w:t>numposts</w:t>
      </w:r>
      <w:proofErr w:type="spellEnd"/>
      <w:r>
        <w:rPr>
          <w:rStyle w:val="pun"/>
          <w:rFonts w:ascii="Consolas" w:hAnsi="Consolas" w:cs="Consolas"/>
          <w:color w:val="666600"/>
          <w:sz w:val="21"/>
          <w:szCs w:val="21"/>
        </w:rPr>
        <w:t>=</w:t>
      </w:r>
      <w:r>
        <w:rPr>
          <w:rStyle w:val="atv"/>
          <w:rFonts w:ascii="Consolas" w:hAnsi="Consolas" w:cs="Consolas"/>
          <w:color w:val="008800"/>
          <w:sz w:val="21"/>
          <w:szCs w:val="21"/>
        </w:rPr>
        <w:t>"5"</w:t>
      </w:r>
      <w:r>
        <w:rPr>
          <w:rStyle w:val="tag"/>
          <w:rFonts w:ascii="Consolas" w:hAnsi="Consolas" w:cs="Consolas"/>
          <w:color w:val="000088"/>
          <w:sz w:val="21"/>
          <w:szCs w:val="21"/>
        </w:rPr>
        <w:t>&gt;&lt;/div&gt;</w:t>
      </w:r>
    </w:p>
    <w:p w14:paraId="4F6DC416" w14:textId="77777777" w:rsidR="00EA567D" w:rsidRPr="00EA567D" w:rsidRDefault="00EA567D">
      <w:pPr>
        <w:rPr>
          <w:rFonts w:ascii="Consolas" w:hAnsi="Consolas" w:cs="Consolas"/>
          <w:sz w:val="24"/>
          <w:szCs w:val="24"/>
        </w:rPr>
      </w:pPr>
    </w:p>
    <w:sectPr w:rsidR="00EA567D" w:rsidRPr="00EA567D" w:rsidSect="004E4260">
      <w:pgSz w:w="12240" w:h="15840"/>
      <w:pgMar w:top="720" w:right="72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5FC24A" w14:textId="77777777" w:rsidR="00F241D1" w:rsidRDefault="00F241D1" w:rsidP="00702C9F">
      <w:pPr>
        <w:spacing w:after="0" w:line="240" w:lineRule="auto"/>
      </w:pPr>
      <w:r>
        <w:separator/>
      </w:r>
    </w:p>
  </w:endnote>
  <w:endnote w:type="continuationSeparator" w:id="0">
    <w:p w14:paraId="0E426616" w14:textId="77777777" w:rsidR="00F241D1" w:rsidRDefault="00F241D1" w:rsidP="00702C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FE8B50" w14:textId="77777777" w:rsidR="00F241D1" w:rsidRDefault="00F241D1" w:rsidP="00702C9F">
      <w:pPr>
        <w:spacing w:after="0" w:line="240" w:lineRule="auto"/>
      </w:pPr>
      <w:r>
        <w:separator/>
      </w:r>
    </w:p>
  </w:footnote>
  <w:footnote w:type="continuationSeparator" w:id="0">
    <w:p w14:paraId="3BBE643F" w14:textId="77777777" w:rsidR="00F241D1" w:rsidRDefault="00F241D1" w:rsidP="00702C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C5022"/>
    <w:multiLevelType w:val="hybridMultilevel"/>
    <w:tmpl w:val="9B78EAF4"/>
    <w:lvl w:ilvl="0" w:tplc="75CEC93C">
      <w:start w:val="12"/>
      <w:numFmt w:val="bullet"/>
      <w:lvlText w:val="-"/>
      <w:lvlJc w:val="left"/>
      <w:pPr>
        <w:ind w:left="720" w:hanging="360"/>
      </w:pPr>
      <w:rPr>
        <w:rFonts w:ascii="Consolas" w:eastAsiaTheme="minorHAnsi" w:hAnsi="Consola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F990C5C"/>
    <w:multiLevelType w:val="hybridMultilevel"/>
    <w:tmpl w:val="5F9A03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A338CE"/>
    <w:multiLevelType w:val="hybridMultilevel"/>
    <w:tmpl w:val="DCD2DDFA"/>
    <w:lvl w:ilvl="0" w:tplc="203AC6BE">
      <w:start w:val="5"/>
      <w:numFmt w:val="bullet"/>
      <w:lvlText w:val="-"/>
      <w:lvlJc w:val="left"/>
      <w:pPr>
        <w:ind w:left="3375" w:hanging="360"/>
      </w:pPr>
      <w:rPr>
        <w:rFonts w:ascii="Consolas" w:eastAsiaTheme="minorHAnsi" w:hAnsi="Consolas" w:cs="Consolas" w:hint="default"/>
      </w:rPr>
    </w:lvl>
    <w:lvl w:ilvl="1" w:tplc="04090003" w:tentative="1">
      <w:start w:val="1"/>
      <w:numFmt w:val="bullet"/>
      <w:lvlText w:val="o"/>
      <w:lvlJc w:val="left"/>
      <w:pPr>
        <w:ind w:left="4095" w:hanging="360"/>
      </w:pPr>
      <w:rPr>
        <w:rFonts w:ascii="Courier New" w:hAnsi="Courier New" w:cs="Courier New" w:hint="default"/>
      </w:rPr>
    </w:lvl>
    <w:lvl w:ilvl="2" w:tplc="04090005" w:tentative="1">
      <w:start w:val="1"/>
      <w:numFmt w:val="bullet"/>
      <w:lvlText w:val=""/>
      <w:lvlJc w:val="left"/>
      <w:pPr>
        <w:ind w:left="4815" w:hanging="360"/>
      </w:pPr>
      <w:rPr>
        <w:rFonts w:ascii="Wingdings" w:hAnsi="Wingdings" w:hint="default"/>
      </w:rPr>
    </w:lvl>
    <w:lvl w:ilvl="3" w:tplc="04090001" w:tentative="1">
      <w:start w:val="1"/>
      <w:numFmt w:val="bullet"/>
      <w:lvlText w:val=""/>
      <w:lvlJc w:val="left"/>
      <w:pPr>
        <w:ind w:left="5535" w:hanging="360"/>
      </w:pPr>
      <w:rPr>
        <w:rFonts w:ascii="Symbol" w:hAnsi="Symbol" w:hint="default"/>
      </w:rPr>
    </w:lvl>
    <w:lvl w:ilvl="4" w:tplc="04090003" w:tentative="1">
      <w:start w:val="1"/>
      <w:numFmt w:val="bullet"/>
      <w:lvlText w:val="o"/>
      <w:lvlJc w:val="left"/>
      <w:pPr>
        <w:ind w:left="6255" w:hanging="360"/>
      </w:pPr>
      <w:rPr>
        <w:rFonts w:ascii="Courier New" w:hAnsi="Courier New" w:cs="Courier New" w:hint="default"/>
      </w:rPr>
    </w:lvl>
    <w:lvl w:ilvl="5" w:tplc="04090005" w:tentative="1">
      <w:start w:val="1"/>
      <w:numFmt w:val="bullet"/>
      <w:lvlText w:val=""/>
      <w:lvlJc w:val="left"/>
      <w:pPr>
        <w:ind w:left="6975" w:hanging="360"/>
      </w:pPr>
      <w:rPr>
        <w:rFonts w:ascii="Wingdings" w:hAnsi="Wingdings" w:hint="default"/>
      </w:rPr>
    </w:lvl>
    <w:lvl w:ilvl="6" w:tplc="04090001" w:tentative="1">
      <w:start w:val="1"/>
      <w:numFmt w:val="bullet"/>
      <w:lvlText w:val=""/>
      <w:lvlJc w:val="left"/>
      <w:pPr>
        <w:ind w:left="7695" w:hanging="360"/>
      </w:pPr>
      <w:rPr>
        <w:rFonts w:ascii="Symbol" w:hAnsi="Symbol" w:hint="default"/>
      </w:rPr>
    </w:lvl>
    <w:lvl w:ilvl="7" w:tplc="04090003" w:tentative="1">
      <w:start w:val="1"/>
      <w:numFmt w:val="bullet"/>
      <w:lvlText w:val="o"/>
      <w:lvlJc w:val="left"/>
      <w:pPr>
        <w:ind w:left="8415" w:hanging="360"/>
      </w:pPr>
      <w:rPr>
        <w:rFonts w:ascii="Courier New" w:hAnsi="Courier New" w:cs="Courier New" w:hint="default"/>
      </w:rPr>
    </w:lvl>
    <w:lvl w:ilvl="8" w:tplc="04090005" w:tentative="1">
      <w:start w:val="1"/>
      <w:numFmt w:val="bullet"/>
      <w:lvlText w:val=""/>
      <w:lvlJc w:val="left"/>
      <w:pPr>
        <w:ind w:left="9135" w:hanging="360"/>
      </w:pPr>
      <w:rPr>
        <w:rFonts w:ascii="Wingdings" w:hAnsi="Wingdings" w:hint="default"/>
      </w:rPr>
    </w:lvl>
  </w:abstractNum>
  <w:abstractNum w:abstractNumId="3" w15:restartNumberingAfterBreak="0">
    <w:nsid w:val="526522B7"/>
    <w:multiLevelType w:val="hybridMultilevel"/>
    <w:tmpl w:val="55D2D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8E2A16"/>
    <w:multiLevelType w:val="hybridMultilevel"/>
    <w:tmpl w:val="AF2E2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204A01"/>
    <w:multiLevelType w:val="hybridMultilevel"/>
    <w:tmpl w:val="F3500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1B758C1"/>
    <w:multiLevelType w:val="hybridMultilevel"/>
    <w:tmpl w:val="ECC012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1"/>
  </w:num>
  <w:num w:numId="4">
    <w:abstractNumId w:val="0"/>
  </w:num>
  <w:num w:numId="5">
    <w:abstractNumId w:val="4"/>
  </w:num>
  <w:num w:numId="6">
    <w:abstractNumId w:val="2"/>
  </w:num>
  <w:num w:numId="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omputer">
    <w15:presenceInfo w15:providerId="None" w15:userId="comput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2C9F"/>
    <w:rsid w:val="00025034"/>
    <w:rsid w:val="00060974"/>
    <w:rsid w:val="00081710"/>
    <w:rsid w:val="000A5D3C"/>
    <w:rsid w:val="000D346F"/>
    <w:rsid w:val="0010654B"/>
    <w:rsid w:val="001513CD"/>
    <w:rsid w:val="00161785"/>
    <w:rsid w:val="00176CFC"/>
    <w:rsid w:val="001C0604"/>
    <w:rsid w:val="001C6874"/>
    <w:rsid w:val="00261E23"/>
    <w:rsid w:val="002632A1"/>
    <w:rsid w:val="002E08FD"/>
    <w:rsid w:val="002F1FCD"/>
    <w:rsid w:val="002F5604"/>
    <w:rsid w:val="003435E1"/>
    <w:rsid w:val="00345DDF"/>
    <w:rsid w:val="003A0D16"/>
    <w:rsid w:val="003A5864"/>
    <w:rsid w:val="003D200D"/>
    <w:rsid w:val="003E536A"/>
    <w:rsid w:val="00447753"/>
    <w:rsid w:val="004634A0"/>
    <w:rsid w:val="004864A2"/>
    <w:rsid w:val="004A7FFE"/>
    <w:rsid w:val="004E4260"/>
    <w:rsid w:val="00582262"/>
    <w:rsid w:val="00603342"/>
    <w:rsid w:val="00620C0A"/>
    <w:rsid w:val="006A52BC"/>
    <w:rsid w:val="006D02DA"/>
    <w:rsid w:val="00702C9F"/>
    <w:rsid w:val="00704AC0"/>
    <w:rsid w:val="007328F0"/>
    <w:rsid w:val="00741718"/>
    <w:rsid w:val="00756B8E"/>
    <w:rsid w:val="00781FDD"/>
    <w:rsid w:val="00791603"/>
    <w:rsid w:val="00792D01"/>
    <w:rsid w:val="007C5990"/>
    <w:rsid w:val="007D4FA5"/>
    <w:rsid w:val="00801F31"/>
    <w:rsid w:val="00851D8D"/>
    <w:rsid w:val="00895B6B"/>
    <w:rsid w:val="00932F2F"/>
    <w:rsid w:val="00970006"/>
    <w:rsid w:val="00991E17"/>
    <w:rsid w:val="009A2955"/>
    <w:rsid w:val="009D1EC3"/>
    <w:rsid w:val="009E6DBB"/>
    <w:rsid w:val="00A2071F"/>
    <w:rsid w:val="00A2137B"/>
    <w:rsid w:val="00A607A0"/>
    <w:rsid w:val="00A85610"/>
    <w:rsid w:val="00AB6010"/>
    <w:rsid w:val="00AC4AC6"/>
    <w:rsid w:val="00AD3AC1"/>
    <w:rsid w:val="00AE17D0"/>
    <w:rsid w:val="00AF7BC7"/>
    <w:rsid w:val="00B04F58"/>
    <w:rsid w:val="00B0781A"/>
    <w:rsid w:val="00B64411"/>
    <w:rsid w:val="00C03BDB"/>
    <w:rsid w:val="00C439CC"/>
    <w:rsid w:val="00CB7F4C"/>
    <w:rsid w:val="00CE22CF"/>
    <w:rsid w:val="00D01896"/>
    <w:rsid w:val="00D01F39"/>
    <w:rsid w:val="00D864F6"/>
    <w:rsid w:val="00DB201E"/>
    <w:rsid w:val="00E141A7"/>
    <w:rsid w:val="00E35F62"/>
    <w:rsid w:val="00EA567D"/>
    <w:rsid w:val="00EF5BC1"/>
    <w:rsid w:val="00F10224"/>
    <w:rsid w:val="00F16F89"/>
    <w:rsid w:val="00F241D1"/>
    <w:rsid w:val="00F8335D"/>
    <w:rsid w:val="00F87768"/>
    <w:rsid w:val="00F90577"/>
    <w:rsid w:val="00FB4710"/>
    <w:rsid w:val="00FF5F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04792"/>
  <w15:chartTrackingRefBased/>
  <w15:docId w15:val="{42649144-9663-4D58-87C1-76FB386BD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2C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2C9F"/>
  </w:style>
  <w:style w:type="paragraph" w:styleId="Footer">
    <w:name w:val="footer"/>
    <w:basedOn w:val="Normal"/>
    <w:link w:val="FooterChar"/>
    <w:uiPriority w:val="99"/>
    <w:unhideWhenUsed/>
    <w:rsid w:val="00702C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2C9F"/>
  </w:style>
  <w:style w:type="character" w:styleId="Hyperlink">
    <w:name w:val="Hyperlink"/>
    <w:basedOn w:val="DefaultParagraphFont"/>
    <w:uiPriority w:val="99"/>
    <w:unhideWhenUsed/>
    <w:rsid w:val="00702C9F"/>
    <w:rPr>
      <w:color w:val="0563C1" w:themeColor="hyperlink"/>
      <w:u w:val="single"/>
    </w:rPr>
  </w:style>
  <w:style w:type="character" w:customStyle="1" w:styleId="dashicons-before">
    <w:name w:val="dashicons-before"/>
    <w:basedOn w:val="DefaultParagraphFont"/>
    <w:rsid w:val="00702C9F"/>
  </w:style>
  <w:style w:type="paragraph" w:styleId="ListParagraph">
    <w:name w:val="List Paragraph"/>
    <w:basedOn w:val="Normal"/>
    <w:uiPriority w:val="34"/>
    <w:qFormat/>
    <w:rsid w:val="00AF7BC7"/>
    <w:pPr>
      <w:ind w:left="720"/>
      <w:contextualSpacing/>
    </w:pPr>
  </w:style>
  <w:style w:type="paragraph" w:styleId="BalloonText">
    <w:name w:val="Balloon Text"/>
    <w:basedOn w:val="Normal"/>
    <w:link w:val="BalloonTextChar"/>
    <w:uiPriority w:val="99"/>
    <w:semiHidden/>
    <w:unhideWhenUsed/>
    <w:rsid w:val="001C68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6874"/>
    <w:rPr>
      <w:rFonts w:ascii="Segoe UI" w:hAnsi="Segoe UI" w:cs="Segoe UI"/>
      <w:sz w:val="18"/>
      <w:szCs w:val="18"/>
    </w:rPr>
  </w:style>
  <w:style w:type="paragraph" w:styleId="NormalWeb">
    <w:name w:val="Normal (Web)"/>
    <w:basedOn w:val="Normal"/>
    <w:uiPriority w:val="99"/>
    <w:semiHidden/>
    <w:unhideWhenUsed/>
    <w:rsid w:val="003A586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A5864"/>
    <w:rPr>
      <w:b/>
      <w:bCs/>
    </w:rPr>
  </w:style>
  <w:style w:type="paragraph" w:styleId="HTMLPreformatted">
    <w:name w:val="HTML Preformatted"/>
    <w:basedOn w:val="Normal"/>
    <w:link w:val="HTMLPreformattedChar"/>
    <w:uiPriority w:val="99"/>
    <w:semiHidden/>
    <w:unhideWhenUsed/>
    <w:rsid w:val="00AB60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B6010"/>
    <w:rPr>
      <w:rFonts w:ascii="Courier New" w:eastAsia="Times New Roman" w:hAnsi="Courier New" w:cs="Courier New"/>
      <w:sz w:val="20"/>
      <w:szCs w:val="20"/>
    </w:rPr>
  </w:style>
  <w:style w:type="character" w:customStyle="1" w:styleId="tag">
    <w:name w:val="tag"/>
    <w:basedOn w:val="DefaultParagraphFont"/>
    <w:rsid w:val="00B0781A"/>
  </w:style>
  <w:style w:type="character" w:customStyle="1" w:styleId="pln">
    <w:name w:val="pln"/>
    <w:basedOn w:val="DefaultParagraphFont"/>
    <w:rsid w:val="00B0781A"/>
  </w:style>
  <w:style w:type="character" w:customStyle="1" w:styleId="atn">
    <w:name w:val="atn"/>
    <w:basedOn w:val="DefaultParagraphFont"/>
    <w:rsid w:val="00B0781A"/>
  </w:style>
  <w:style w:type="character" w:customStyle="1" w:styleId="pun">
    <w:name w:val="pun"/>
    <w:basedOn w:val="DefaultParagraphFont"/>
    <w:rsid w:val="00B0781A"/>
  </w:style>
  <w:style w:type="character" w:customStyle="1" w:styleId="atv">
    <w:name w:val="atv"/>
    <w:basedOn w:val="DefaultParagraphFont"/>
    <w:rsid w:val="00B078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0883316">
      <w:bodyDiv w:val="1"/>
      <w:marLeft w:val="0"/>
      <w:marRight w:val="0"/>
      <w:marTop w:val="0"/>
      <w:marBottom w:val="0"/>
      <w:divBdr>
        <w:top w:val="none" w:sz="0" w:space="0" w:color="auto"/>
        <w:left w:val="none" w:sz="0" w:space="0" w:color="auto"/>
        <w:bottom w:val="none" w:sz="0" w:space="0" w:color="auto"/>
        <w:right w:val="none" w:sz="0" w:space="0" w:color="auto"/>
      </w:divBdr>
      <w:divsChild>
        <w:div w:id="867839413">
          <w:marLeft w:val="0"/>
          <w:marRight w:val="0"/>
          <w:marTop w:val="0"/>
          <w:marBottom w:val="0"/>
          <w:divBdr>
            <w:top w:val="none" w:sz="0" w:space="0" w:color="auto"/>
            <w:left w:val="none" w:sz="0" w:space="0" w:color="auto"/>
            <w:bottom w:val="none" w:sz="0" w:space="0" w:color="auto"/>
            <w:right w:val="none" w:sz="0" w:space="0" w:color="auto"/>
          </w:divBdr>
          <w:divsChild>
            <w:div w:id="350422973">
              <w:marLeft w:val="0"/>
              <w:marRight w:val="0"/>
              <w:marTop w:val="0"/>
              <w:marBottom w:val="0"/>
              <w:divBdr>
                <w:top w:val="none" w:sz="0" w:space="0" w:color="auto"/>
                <w:left w:val="none" w:sz="0" w:space="0" w:color="auto"/>
                <w:bottom w:val="none" w:sz="0" w:space="0" w:color="auto"/>
                <w:right w:val="none" w:sz="0" w:space="0" w:color="auto"/>
              </w:divBdr>
            </w:div>
            <w:div w:id="483742568">
              <w:marLeft w:val="0"/>
              <w:marRight w:val="0"/>
              <w:marTop w:val="0"/>
              <w:marBottom w:val="0"/>
              <w:divBdr>
                <w:top w:val="none" w:sz="0" w:space="0" w:color="auto"/>
                <w:left w:val="none" w:sz="0" w:space="0" w:color="auto"/>
                <w:bottom w:val="none" w:sz="0" w:space="0" w:color="auto"/>
                <w:right w:val="none" w:sz="0" w:space="0" w:color="auto"/>
              </w:divBdr>
            </w:div>
            <w:div w:id="1605845108">
              <w:marLeft w:val="0"/>
              <w:marRight w:val="0"/>
              <w:marTop w:val="0"/>
              <w:marBottom w:val="0"/>
              <w:divBdr>
                <w:top w:val="none" w:sz="0" w:space="0" w:color="auto"/>
                <w:left w:val="none" w:sz="0" w:space="0" w:color="auto"/>
                <w:bottom w:val="none" w:sz="0" w:space="0" w:color="auto"/>
                <w:right w:val="none" w:sz="0" w:space="0" w:color="auto"/>
              </w:divBdr>
            </w:div>
            <w:div w:id="1845897635">
              <w:marLeft w:val="0"/>
              <w:marRight w:val="0"/>
              <w:marTop w:val="0"/>
              <w:marBottom w:val="0"/>
              <w:divBdr>
                <w:top w:val="none" w:sz="0" w:space="0" w:color="auto"/>
                <w:left w:val="none" w:sz="0" w:space="0" w:color="auto"/>
                <w:bottom w:val="none" w:sz="0" w:space="0" w:color="auto"/>
                <w:right w:val="none" w:sz="0" w:space="0" w:color="auto"/>
              </w:divBdr>
            </w:div>
            <w:div w:id="194140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30143">
      <w:bodyDiv w:val="1"/>
      <w:marLeft w:val="0"/>
      <w:marRight w:val="0"/>
      <w:marTop w:val="0"/>
      <w:marBottom w:val="0"/>
      <w:divBdr>
        <w:top w:val="none" w:sz="0" w:space="0" w:color="auto"/>
        <w:left w:val="none" w:sz="0" w:space="0" w:color="auto"/>
        <w:bottom w:val="none" w:sz="0" w:space="0" w:color="auto"/>
        <w:right w:val="none" w:sz="0" w:space="0" w:color="auto"/>
      </w:divBdr>
      <w:divsChild>
        <w:div w:id="637107082">
          <w:marLeft w:val="0"/>
          <w:marRight w:val="0"/>
          <w:marTop w:val="0"/>
          <w:marBottom w:val="0"/>
          <w:divBdr>
            <w:top w:val="none" w:sz="0" w:space="0" w:color="auto"/>
            <w:left w:val="none" w:sz="0" w:space="0" w:color="auto"/>
            <w:bottom w:val="none" w:sz="0" w:space="0" w:color="auto"/>
            <w:right w:val="none" w:sz="0" w:space="0" w:color="auto"/>
          </w:divBdr>
          <w:divsChild>
            <w:div w:id="56946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15003">
      <w:bodyDiv w:val="1"/>
      <w:marLeft w:val="0"/>
      <w:marRight w:val="0"/>
      <w:marTop w:val="0"/>
      <w:marBottom w:val="0"/>
      <w:divBdr>
        <w:top w:val="none" w:sz="0" w:space="0" w:color="auto"/>
        <w:left w:val="none" w:sz="0" w:space="0" w:color="auto"/>
        <w:bottom w:val="none" w:sz="0" w:space="0" w:color="auto"/>
        <w:right w:val="none" w:sz="0" w:space="0" w:color="auto"/>
      </w:divBdr>
    </w:div>
    <w:div w:id="638533445">
      <w:bodyDiv w:val="1"/>
      <w:marLeft w:val="0"/>
      <w:marRight w:val="0"/>
      <w:marTop w:val="0"/>
      <w:marBottom w:val="0"/>
      <w:divBdr>
        <w:top w:val="none" w:sz="0" w:space="0" w:color="auto"/>
        <w:left w:val="none" w:sz="0" w:space="0" w:color="auto"/>
        <w:bottom w:val="none" w:sz="0" w:space="0" w:color="auto"/>
        <w:right w:val="none" w:sz="0" w:space="0" w:color="auto"/>
      </w:divBdr>
    </w:div>
    <w:div w:id="850993323">
      <w:bodyDiv w:val="1"/>
      <w:marLeft w:val="0"/>
      <w:marRight w:val="0"/>
      <w:marTop w:val="0"/>
      <w:marBottom w:val="0"/>
      <w:divBdr>
        <w:top w:val="none" w:sz="0" w:space="0" w:color="auto"/>
        <w:left w:val="none" w:sz="0" w:space="0" w:color="auto"/>
        <w:bottom w:val="none" w:sz="0" w:space="0" w:color="auto"/>
        <w:right w:val="none" w:sz="0" w:space="0" w:color="auto"/>
      </w:divBdr>
    </w:div>
    <w:div w:id="906302790">
      <w:bodyDiv w:val="1"/>
      <w:marLeft w:val="0"/>
      <w:marRight w:val="0"/>
      <w:marTop w:val="0"/>
      <w:marBottom w:val="0"/>
      <w:divBdr>
        <w:top w:val="none" w:sz="0" w:space="0" w:color="auto"/>
        <w:left w:val="none" w:sz="0" w:space="0" w:color="auto"/>
        <w:bottom w:val="none" w:sz="0" w:space="0" w:color="auto"/>
        <w:right w:val="none" w:sz="0" w:space="0" w:color="auto"/>
      </w:divBdr>
    </w:div>
    <w:div w:id="952321258">
      <w:bodyDiv w:val="1"/>
      <w:marLeft w:val="0"/>
      <w:marRight w:val="0"/>
      <w:marTop w:val="0"/>
      <w:marBottom w:val="0"/>
      <w:divBdr>
        <w:top w:val="none" w:sz="0" w:space="0" w:color="auto"/>
        <w:left w:val="none" w:sz="0" w:space="0" w:color="auto"/>
        <w:bottom w:val="none" w:sz="0" w:space="0" w:color="auto"/>
        <w:right w:val="none" w:sz="0" w:space="0" w:color="auto"/>
      </w:divBdr>
    </w:div>
    <w:div w:id="1068386698">
      <w:bodyDiv w:val="1"/>
      <w:marLeft w:val="0"/>
      <w:marRight w:val="0"/>
      <w:marTop w:val="0"/>
      <w:marBottom w:val="0"/>
      <w:divBdr>
        <w:top w:val="none" w:sz="0" w:space="0" w:color="auto"/>
        <w:left w:val="none" w:sz="0" w:space="0" w:color="auto"/>
        <w:bottom w:val="none" w:sz="0" w:space="0" w:color="auto"/>
        <w:right w:val="none" w:sz="0" w:space="0" w:color="auto"/>
      </w:divBdr>
      <w:divsChild>
        <w:div w:id="1621492918">
          <w:marLeft w:val="0"/>
          <w:marRight w:val="0"/>
          <w:marTop w:val="0"/>
          <w:marBottom w:val="0"/>
          <w:divBdr>
            <w:top w:val="none" w:sz="0" w:space="0" w:color="auto"/>
            <w:left w:val="none" w:sz="0" w:space="0" w:color="auto"/>
            <w:bottom w:val="none" w:sz="0" w:space="0" w:color="auto"/>
            <w:right w:val="none" w:sz="0" w:space="0" w:color="auto"/>
          </w:divBdr>
          <w:divsChild>
            <w:div w:id="424569629">
              <w:marLeft w:val="0"/>
              <w:marRight w:val="0"/>
              <w:marTop w:val="0"/>
              <w:marBottom w:val="0"/>
              <w:divBdr>
                <w:top w:val="none" w:sz="0" w:space="0" w:color="auto"/>
                <w:left w:val="none" w:sz="0" w:space="0" w:color="auto"/>
                <w:bottom w:val="none" w:sz="0" w:space="0" w:color="auto"/>
                <w:right w:val="none" w:sz="0" w:space="0" w:color="auto"/>
              </w:divBdr>
            </w:div>
            <w:div w:id="1225527979">
              <w:marLeft w:val="0"/>
              <w:marRight w:val="0"/>
              <w:marTop w:val="0"/>
              <w:marBottom w:val="0"/>
              <w:divBdr>
                <w:top w:val="none" w:sz="0" w:space="0" w:color="auto"/>
                <w:left w:val="none" w:sz="0" w:space="0" w:color="auto"/>
                <w:bottom w:val="none" w:sz="0" w:space="0" w:color="auto"/>
                <w:right w:val="none" w:sz="0" w:space="0" w:color="auto"/>
              </w:divBdr>
            </w:div>
            <w:div w:id="1253315047">
              <w:marLeft w:val="0"/>
              <w:marRight w:val="0"/>
              <w:marTop w:val="0"/>
              <w:marBottom w:val="0"/>
              <w:divBdr>
                <w:top w:val="none" w:sz="0" w:space="0" w:color="auto"/>
                <w:left w:val="none" w:sz="0" w:space="0" w:color="auto"/>
                <w:bottom w:val="none" w:sz="0" w:space="0" w:color="auto"/>
                <w:right w:val="none" w:sz="0" w:space="0" w:color="auto"/>
              </w:divBdr>
            </w:div>
            <w:div w:id="1278949607">
              <w:marLeft w:val="0"/>
              <w:marRight w:val="0"/>
              <w:marTop w:val="0"/>
              <w:marBottom w:val="0"/>
              <w:divBdr>
                <w:top w:val="none" w:sz="0" w:space="0" w:color="auto"/>
                <w:left w:val="none" w:sz="0" w:space="0" w:color="auto"/>
                <w:bottom w:val="none" w:sz="0" w:space="0" w:color="auto"/>
                <w:right w:val="none" w:sz="0" w:space="0" w:color="auto"/>
              </w:divBdr>
            </w:div>
            <w:div w:id="1545361477">
              <w:marLeft w:val="0"/>
              <w:marRight w:val="0"/>
              <w:marTop w:val="0"/>
              <w:marBottom w:val="0"/>
              <w:divBdr>
                <w:top w:val="none" w:sz="0" w:space="0" w:color="auto"/>
                <w:left w:val="none" w:sz="0" w:space="0" w:color="auto"/>
                <w:bottom w:val="none" w:sz="0" w:space="0" w:color="auto"/>
                <w:right w:val="none" w:sz="0" w:space="0" w:color="auto"/>
              </w:divBdr>
            </w:div>
            <w:div w:id="177563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74649">
      <w:bodyDiv w:val="1"/>
      <w:marLeft w:val="0"/>
      <w:marRight w:val="0"/>
      <w:marTop w:val="0"/>
      <w:marBottom w:val="0"/>
      <w:divBdr>
        <w:top w:val="none" w:sz="0" w:space="0" w:color="auto"/>
        <w:left w:val="none" w:sz="0" w:space="0" w:color="auto"/>
        <w:bottom w:val="none" w:sz="0" w:space="0" w:color="auto"/>
        <w:right w:val="none" w:sz="0" w:space="0" w:color="auto"/>
      </w:divBdr>
    </w:div>
    <w:div w:id="1158424116">
      <w:bodyDiv w:val="1"/>
      <w:marLeft w:val="0"/>
      <w:marRight w:val="0"/>
      <w:marTop w:val="0"/>
      <w:marBottom w:val="0"/>
      <w:divBdr>
        <w:top w:val="none" w:sz="0" w:space="0" w:color="auto"/>
        <w:left w:val="none" w:sz="0" w:space="0" w:color="auto"/>
        <w:bottom w:val="none" w:sz="0" w:space="0" w:color="auto"/>
        <w:right w:val="none" w:sz="0" w:space="0" w:color="auto"/>
      </w:divBdr>
    </w:div>
    <w:div w:id="1418596984">
      <w:bodyDiv w:val="1"/>
      <w:marLeft w:val="0"/>
      <w:marRight w:val="0"/>
      <w:marTop w:val="0"/>
      <w:marBottom w:val="0"/>
      <w:divBdr>
        <w:top w:val="none" w:sz="0" w:space="0" w:color="auto"/>
        <w:left w:val="none" w:sz="0" w:space="0" w:color="auto"/>
        <w:bottom w:val="none" w:sz="0" w:space="0" w:color="auto"/>
        <w:right w:val="none" w:sz="0" w:space="0" w:color="auto"/>
      </w:divBdr>
      <w:divsChild>
        <w:div w:id="66534973">
          <w:marLeft w:val="0"/>
          <w:marRight w:val="0"/>
          <w:marTop w:val="0"/>
          <w:marBottom w:val="0"/>
          <w:divBdr>
            <w:top w:val="none" w:sz="0" w:space="0" w:color="auto"/>
            <w:left w:val="none" w:sz="0" w:space="0" w:color="auto"/>
            <w:bottom w:val="none" w:sz="0" w:space="0" w:color="auto"/>
            <w:right w:val="none" w:sz="0" w:space="0" w:color="auto"/>
          </w:divBdr>
          <w:divsChild>
            <w:div w:id="130944137">
              <w:marLeft w:val="0"/>
              <w:marRight w:val="0"/>
              <w:marTop w:val="0"/>
              <w:marBottom w:val="0"/>
              <w:divBdr>
                <w:top w:val="none" w:sz="0" w:space="0" w:color="auto"/>
                <w:left w:val="none" w:sz="0" w:space="0" w:color="auto"/>
                <w:bottom w:val="none" w:sz="0" w:space="0" w:color="auto"/>
                <w:right w:val="none" w:sz="0" w:space="0" w:color="auto"/>
              </w:divBdr>
            </w:div>
            <w:div w:id="370880148">
              <w:marLeft w:val="0"/>
              <w:marRight w:val="0"/>
              <w:marTop w:val="0"/>
              <w:marBottom w:val="0"/>
              <w:divBdr>
                <w:top w:val="none" w:sz="0" w:space="0" w:color="auto"/>
                <w:left w:val="none" w:sz="0" w:space="0" w:color="auto"/>
                <w:bottom w:val="none" w:sz="0" w:space="0" w:color="auto"/>
                <w:right w:val="none" w:sz="0" w:space="0" w:color="auto"/>
              </w:divBdr>
            </w:div>
            <w:div w:id="1246265042">
              <w:marLeft w:val="0"/>
              <w:marRight w:val="0"/>
              <w:marTop w:val="0"/>
              <w:marBottom w:val="0"/>
              <w:divBdr>
                <w:top w:val="none" w:sz="0" w:space="0" w:color="auto"/>
                <w:left w:val="none" w:sz="0" w:space="0" w:color="auto"/>
                <w:bottom w:val="none" w:sz="0" w:space="0" w:color="auto"/>
                <w:right w:val="none" w:sz="0" w:space="0" w:color="auto"/>
              </w:divBdr>
            </w:div>
            <w:div w:id="1252197710">
              <w:marLeft w:val="0"/>
              <w:marRight w:val="0"/>
              <w:marTop w:val="0"/>
              <w:marBottom w:val="0"/>
              <w:divBdr>
                <w:top w:val="none" w:sz="0" w:space="0" w:color="auto"/>
                <w:left w:val="none" w:sz="0" w:space="0" w:color="auto"/>
                <w:bottom w:val="none" w:sz="0" w:space="0" w:color="auto"/>
                <w:right w:val="none" w:sz="0" w:space="0" w:color="auto"/>
              </w:divBdr>
            </w:div>
            <w:div w:id="1261335105">
              <w:marLeft w:val="0"/>
              <w:marRight w:val="0"/>
              <w:marTop w:val="0"/>
              <w:marBottom w:val="0"/>
              <w:divBdr>
                <w:top w:val="none" w:sz="0" w:space="0" w:color="auto"/>
                <w:left w:val="none" w:sz="0" w:space="0" w:color="auto"/>
                <w:bottom w:val="none" w:sz="0" w:space="0" w:color="auto"/>
                <w:right w:val="none" w:sz="0" w:space="0" w:color="auto"/>
              </w:divBdr>
            </w:div>
            <w:div w:id="1272740231">
              <w:marLeft w:val="0"/>
              <w:marRight w:val="0"/>
              <w:marTop w:val="0"/>
              <w:marBottom w:val="0"/>
              <w:divBdr>
                <w:top w:val="none" w:sz="0" w:space="0" w:color="auto"/>
                <w:left w:val="none" w:sz="0" w:space="0" w:color="auto"/>
                <w:bottom w:val="none" w:sz="0" w:space="0" w:color="auto"/>
                <w:right w:val="none" w:sz="0" w:space="0" w:color="auto"/>
              </w:divBdr>
            </w:div>
            <w:div w:id="1514565532">
              <w:marLeft w:val="0"/>
              <w:marRight w:val="0"/>
              <w:marTop w:val="0"/>
              <w:marBottom w:val="0"/>
              <w:divBdr>
                <w:top w:val="none" w:sz="0" w:space="0" w:color="auto"/>
                <w:left w:val="none" w:sz="0" w:space="0" w:color="auto"/>
                <w:bottom w:val="none" w:sz="0" w:space="0" w:color="auto"/>
                <w:right w:val="none" w:sz="0" w:space="0" w:color="auto"/>
              </w:divBdr>
            </w:div>
            <w:div w:id="1589075896">
              <w:marLeft w:val="0"/>
              <w:marRight w:val="0"/>
              <w:marTop w:val="0"/>
              <w:marBottom w:val="0"/>
              <w:divBdr>
                <w:top w:val="none" w:sz="0" w:space="0" w:color="auto"/>
                <w:left w:val="none" w:sz="0" w:space="0" w:color="auto"/>
                <w:bottom w:val="none" w:sz="0" w:space="0" w:color="auto"/>
                <w:right w:val="none" w:sz="0" w:space="0" w:color="auto"/>
              </w:divBdr>
            </w:div>
            <w:div w:id="1662729996">
              <w:marLeft w:val="0"/>
              <w:marRight w:val="0"/>
              <w:marTop w:val="0"/>
              <w:marBottom w:val="0"/>
              <w:divBdr>
                <w:top w:val="none" w:sz="0" w:space="0" w:color="auto"/>
                <w:left w:val="none" w:sz="0" w:space="0" w:color="auto"/>
                <w:bottom w:val="none" w:sz="0" w:space="0" w:color="auto"/>
                <w:right w:val="none" w:sz="0" w:space="0" w:color="auto"/>
              </w:divBdr>
            </w:div>
            <w:div w:id="1688631778">
              <w:marLeft w:val="0"/>
              <w:marRight w:val="0"/>
              <w:marTop w:val="0"/>
              <w:marBottom w:val="0"/>
              <w:divBdr>
                <w:top w:val="none" w:sz="0" w:space="0" w:color="auto"/>
                <w:left w:val="none" w:sz="0" w:space="0" w:color="auto"/>
                <w:bottom w:val="none" w:sz="0" w:space="0" w:color="auto"/>
                <w:right w:val="none" w:sz="0" w:space="0" w:color="auto"/>
              </w:divBdr>
            </w:div>
            <w:div w:id="183121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1618">
      <w:bodyDiv w:val="1"/>
      <w:marLeft w:val="0"/>
      <w:marRight w:val="0"/>
      <w:marTop w:val="0"/>
      <w:marBottom w:val="0"/>
      <w:divBdr>
        <w:top w:val="none" w:sz="0" w:space="0" w:color="auto"/>
        <w:left w:val="none" w:sz="0" w:space="0" w:color="auto"/>
        <w:bottom w:val="none" w:sz="0" w:space="0" w:color="auto"/>
        <w:right w:val="none" w:sz="0" w:space="0" w:color="auto"/>
      </w:divBdr>
      <w:divsChild>
        <w:div w:id="1846703812">
          <w:marLeft w:val="0"/>
          <w:marRight w:val="0"/>
          <w:marTop w:val="0"/>
          <w:marBottom w:val="0"/>
          <w:divBdr>
            <w:top w:val="none" w:sz="0" w:space="0" w:color="auto"/>
            <w:left w:val="none" w:sz="0" w:space="0" w:color="auto"/>
            <w:bottom w:val="none" w:sz="0" w:space="0" w:color="auto"/>
            <w:right w:val="none" w:sz="0" w:space="0" w:color="auto"/>
          </w:divBdr>
          <w:divsChild>
            <w:div w:id="84209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95887">
      <w:bodyDiv w:val="1"/>
      <w:marLeft w:val="0"/>
      <w:marRight w:val="0"/>
      <w:marTop w:val="0"/>
      <w:marBottom w:val="0"/>
      <w:divBdr>
        <w:top w:val="none" w:sz="0" w:space="0" w:color="auto"/>
        <w:left w:val="none" w:sz="0" w:space="0" w:color="auto"/>
        <w:bottom w:val="none" w:sz="0" w:space="0" w:color="auto"/>
        <w:right w:val="none" w:sz="0" w:space="0" w:color="auto"/>
      </w:divBdr>
    </w:div>
    <w:div w:id="2085880675">
      <w:bodyDiv w:val="1"/>
      <w:marLeft w:val="0"/>
      <w:marRight w:val="0"/>
      <w:marTop w:val="0"/>
      <w:marBottom w:val="0"/>
      <w:divBdr>
        <w:top w:val="none" w:sz="0" w:space="0" w:color="auto"/>
        <w:left w:val="none" w:sz="0" w:space="0" w:color="auto"/>
        <w:bottom w:val="none" w:sz="0" w:space="0" w:color="auto"/>
        <w:right w:val="none" w:sz="0" w:space="0" w:color="auto"/>
      </w:divBdr>
      <w:divsChild>
        <w:div w:id="1916937772">
          <w:marLeft w:val="0"/>
          <w:marRight w:val="0"/>
          <w:marTop w:val="0"/>
          <w:marBottom w:val="0"/>
          <w:divBdr>
            <w:top w:val="none" w:sz="0" w:space="0" w:color="auto"/>
            <w:left w:val="none" w:sz="0" w:space="0" w:color="auto"/>
            <w:bottom w:val="none" w:sz="0" w:space="0" w:color="auto"/>
            <w:right w:val="none" w:sz="0" w:space="0" w:color="auto"/>
          </w:divBdr>
          <w:divsChild>
            <w:div w:id="142248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ordpress.org/"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developers.facebook.com/docs/plugins/page-plugin/"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localhost/phpmyadmin/" TargetMode="External"/><Relationship Id="rId17" Type="http://schemas.openxmlformats.org/officeDocument/2006/relationships/image" Target="media/image5.png"/><Relationship Id="rId25" Type="http://schemas.openxmlformats.org/officeDocument/2006/relationships/hyperlink" Target="https://materialdesignicons.com/"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ordpress.org/latest.zip"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microsoft.com/office/2011/relationships/people" Target="people.xml"/><Relationship Id="rId10" Type="http://schemas.openxmlformats.org/officeDocument/2006/relationships/hyperlink" Target="https://wordpress.org/download/"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wordpress.org/download/"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DD421A-804A-494D-861E-148BE71B3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1260</TotalTime>
  <Pages>22</Pages>
  <Words>3245</Words>
  <Characters>18502</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computer</dc:creator>
  <cp:keywords/>
  <dc:description/>
  <cp:lastModifiedBy>DELL</cp:lastModifiedBy>
  <cp:revision>19</cp:revision>
  <dcterms:created xsi:type="dcterms:W3CDTF">2021-03-13T23:28:00Z</dcterms:created>
  <dcterms:modified xsi:type="dcterms:W3CDTF">2021-03-15T10:10:00Z</dcterms:modified>
</cp:coreProperties>
</file>