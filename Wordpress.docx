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1CBAAE" w14:textId="77777777" w:rsidR="00702C9F" w:rsidRPr="00E35F62" w:rsidRDefault="003E536A"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10 </w:t>
      </w:r>
      <w:r w:rsidR="00702C9F" w:rsidRPr="00E35F62">
        <w:rPr>
          <w:rFonts w:ascii="Consolas" w:hAnsi="Consolas" w:cs="Consolas"/>
          <w:b/>
          <w:sz w:val="28"/>
          <w:szCs w:val="28"/>
          <w:lang w:val="mn-MN"/>
        </w:rPr>
        <w:t>Wordpress</w:t>
      </w:r>
    </w:p>
    <w:p w14:paraId="35326640" w14:textId="77777777" w:rsidR="00702C9F" w:rsidRPr="00E35F62" w:rsidRDefault="00702C9F" w:rsidP="00970006">
      <w:pPr>
        <w:spacing w:after="0"/>
        <w:rPr>
          <w:rFonts w:ascii="Consolas" w:hAnsi="Consolas" w:cs="Consolas"/>
          <w:b/>
          <w:sz w:val="28"/>
          <w:szCs w:val="28"/>
          <w:lang w:val="mn-MN"/>
        </w:rPr>
      </w:pPr>
    </w:p>
    <w:p w14:paraId="69897233"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Суулгах хэсэг: </w:t>
      </w:r>
    </w:p>
    <w:p w14:paraId="58EEFD45" w14:textId="77777777" w:rsidR="00702C9F" w:rsidRPr="00E35F62" w:rsidRDefault="007C6766" w:rsidP="00970006">
      <w:pPr>
        <w:spacing w:after="0"/>
        <w:rPr>
          <w:rFonts w:ascii="Consolas" w:hAnsi="Consolas" w:cs="Consolas"/>
          <w:sz w:val="24"/>
          <w:szCs w:val="24"/>
          <w:lang w:val="mn-MN"/>
        </w:rPr>
      </w:pPr>
      <w:hyperlink r:id="rId8" w:history="1">
        <w:r w:rsidR="00702C9F" w:rsidRPr="00E35F62">
          <w:rPr>
            <w:rStyle w:val="Hyperlink"/>
            <w:rFonts w:ascii="Consolas" w:hAnsi="Consolas" w:cs="Consolas"/>
            <w:sz w:val="24"/>
            <w:szCs w:val="24"/>
            <w:lang w:val="mn-MN"/>
          </w:rPr>
          <w:t>https://wordpress.org/</w:t>
        </w:r>
      </w:hyperlink>
      <w:r w:rsidR="00702C9F" w:rsidRPr="00E35F62">
        <w:rPr>
          <w:rFonts w:ascii="Consolas" w:hAnsi="Consolas" w:cs="Consolas"/>
          <w:sz w:val="24"/>
          <w:szCs w:val="24"/>
          <w:lang w:val="mn-MN"/>
        </w:rPr>
        <w:t xml:space="preserve"> </w:t>
      </w:r>
    </w:p>
    <w:p w14:paraId="63772BB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get wordpress - </w:t>
      </w:r>
      <w:hyperlink r:id="rId9" w:history="1">
        <w:r w:rsidRPr="00E35F62">
          <w:rPr>
            <w:rStyle w:val="Hyperlink"/>
            <w:rFonts w:ascii="Consolas" w:hAnsi="Consolas" w:cs="Consolas"/>
            <w:sz w:val="24"/>
            <w:szCs w:val="24"/>
            <w:lang w:val="mn-MN"/>
          </w:rPr>
          <w:t>https://wordpress.org/download/</w:t>
        </w:r>
      </w:hyperlink>
      <w:r w:rsidRPr="00E35F62">
        <w:rPr>
          <w:rFonts w:ascii="Consolas" w:hAnsi="Consolas" w:cs="Consolas"/>
          <w:sz w:val="24"/>
          <w:szCs w:val="24"/>
          <w:lang w:val="mn-MN"/>
        </w:rPr>
        <w:t xml:space="preserve"> </w:t>
      </w:r>
    </w:p>
    <w:p w14:paraId="6DD5CC2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r>
      <w:hyperlink r:id="rId10" w:anchor="download-install" w:history="1">
        <w:r w:rsidRPr="00E35F62">
          <w:rPr>
            <w:rStyle w:val="Hyperlink"/>
            <w:rFonts w:ascii="Consolas" w:hAnsi="Consolas" w:cs="Consolas"/>
            <w:color w:val="auto"/>
            <w:sz w:val="24"/>
            <w:szCs w:val="24"/>
            <w:u w:val="none"/>
            <w:shd w:val="clear" w:color="auto" w:fill="FFFFFF"/>
            <w:lang w:val="mn-MN"/>
          </w:rPr>
          <w:t>download and install</w:t>
        </w:r>
      </w:hyperlink>
    </w:p>
    <w:p w14:paraId="3E069E02" w14:textId="77777777" w:rsidR="00702C9F" w:rsidRPr="00E35F62" w:rsidRDefault="007C6766" w:rsidP="00970006">
      <w:pPr>
        <w:spacing w:after="0"/>
        <w:ind w:firstLine="720"/>
        <w:rPr>
          <w:lang w:val="mn-MN"/>
        </w:rPr>
      </w:pPr>
      <w:hyperlink r:id="rId11" w:history="1">
        <w:r w:rsidR="00702C9F" w:rsidRPr="00E35F62">
          <w:rPr>
            <w:rStyle w:val="dashicons-before"/>
            <w:rFonts w:ascii="Arial" w:hAnsi="Arial" w:cs="Arial"/>
            <w:color w:val="FFFFFF"/>
            <w:bdr w:val="single" w:sz="6" w:space="0" w:color="0073AA" w:frame="1"/>
            <w:shd w:val="clear" w:color="auto" w:fill="0085BA"/>
            <w:lang w:val="mn-MN"/>
          </w:rPr>
          <w:t> Download WordPress 5.7</w:t>
        </w:r>
      </w:hyperlink>
    </w:p>
    <w:p w14:paraId="1EE88D78" w14:textId="77777777" w:rsidR="00702C9F" w:rsidRPr="00E35F62" w:rsidRDefault="00702C9F" w:rsidP="00970006">
      <w:pPr>
        <w:spacing w:after="0"/>
        <w:rPr>
          <w:lang w:val="mn-MN"/>
        </w:rPr>
      </w:pPr>
    </w:p>
    <w:p w14:paraId="5A87E6C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Xampp суулгах </w:t>
      </w:r>
    </w:p>
    <w:p w14:paraId="2AADEE6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https://www.apachefriends.org/download.html</w:t>
      </w:r>
    </w:p>
    <w:p w14:paraId="6DA004D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суулгаж дуусаад xampp прогамын </w:t>
      </w:r>
    </w:p>
    <w:p w14:paraId="2EE7808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Apache</w:t>
      </w:r>
      <w:r w:rsidR="00D01F39" w:rsidRPr="00E35F62">
        <w:rPr>
          <w:rFonts w:ascii="Consolas" w:hAnsi="Consolas" w:cs="Consolas"/>
          <w:sz w:val="24"/>
          <w:szCs w:val="24"/>
          <w:lang w:val="mn-MN"/>
        </w:rPr>
        <w:t xml:space="preserve">    running</w:t>
      </w:r>
    </w:p>
    <w:p w14:paraId="0239B633" w14:textId="77777777" w:rsidR="00D01F39"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MySQL </w:t>
      </w:r>
      <w:r w:rsidR="00D01F39" w:rsidRPr="00E35F62">
        <w:rPr>
          <w:rFonts w:ascii="Consolas" w:hAnsi="Consolas" w:cs="Consolas"/>
          <w:sz w:val="24"/>
          <w:szCs w:val="24"/>
          <w:lang w:val="mn-MN"/>
        </w:rPr>
        <w:t xml:space="preserve">    running асааана.</w:t>
      </w:r>
    </w:p>
    <w:p w14:paraId="7B0F7420" w14:textId="77777777" w:rsidR="00D01F39" w:rsidRPr="00E35F62" w:rsidRDefault="00D01F39" w:rsidP="00970006">
      <w:pPr>
        <w:spacing w:after="0"/>
        <w:rPr>
          <w:rFonts w:ascii="Consolas" w:hAnsi="Consolas" w:cs="Consolas"/>
          <w:sz w:val="24"/>
          <w:szCs w:val="24"/>
          <w:lang w:val="mn-MN"/>
        </w:rPr>
      </w:pPr>
    </w:p>
    <w:p w14:paraId="1AE6F946" w14:textId="77777777" w:rsidR="00702C9F"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Xampp </w:t>
      </w:r>
      <w:r w:rsidR="004634A0" w:rsidRPr="00E35F62">
        <w:rPr>
          <w:rFonts w:ascii="Consolas" w:hAnsi="Consolas" w:cs="Consolas"/>
          <w:sz w:val="24"/>
          <w:szCs w:val="24"/>
          <w:lang w:val="mn-MN"/>
        </w:rPr>
        <w:t>программ нь</w:t>
      </w:r>
      <w:r w:rsidRPr="00E35F62">
        <w:rPr>
          <w:rFonts w:ascii="Consolas" w:hAnsi="Consolas" w:cs="Consolas"/>
          <w:sz w:val="24"/>
          <w:szCs w:val="24"/>
          <w:lang w:val="mn-MN"/>
        </w:rPr>
        <w:t xml:space="preserve"> local орчинд байгаа өөрийнхөө компьютерийг сэрвэр болгож ашиглаж байгаа  хэлбэр байгаа </w:t>
      </w:r>
    </w:p>
    <w:p w14:paraId="29F5B066" w14:textId="77777777" w:rsidR="00D01F39" w:rsidRPr="00E35F62" w:rsidRDefault="00D01F39" w:rsidP="00970006">
      <w:pPr>
        <w:spacing w:after="0"/>
        <w:rPr>
          <w:rFonts w:ascii="Consolas" w:hAnsi="Consolas" w:cs="Consolas"/>
          <w:sz w:val="24"/>
          <w:szCs w:val="24"/>
          <w:lang w:val="mn-MN"/>
        </w:rPr>
      </w:pPr>
    </w:p>
    <w:p w14:paraId="517CF4D9"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C:\xampp\htdocs дотороо татаж авсан wordpress-ын zip файлаа хуулаад тухайн Шинээр folder үүсгэ (folder-ын нэрийг wp</w:t>
      </w:r>
      <w:r w:rsidR="004634A0" w:rsidRPr="00E35F62">
        <w:rPr>
          <w:rFonts w:ascii="Consolas" w:hAnsi="Consolas" w:cs="Consolas"/>
          <w:sz w:val="24"/>
          <w:szCs w:val="24"/>
          <w:lang w:val="mn-MN"/>
        </w:rPr>
        <w:t>, Local орчин ашиглах</w:t>
      </w:r>
      <w:r w:rsidRPr="00E35F62">
        <w:rPr>
          <w:rFonts w:ascii="Consolas" w:hAnsi="Consolas" w:cs="Consolas"/>
          <w:sz w:val="24"/>
          <w:szCs w:val="24"/>
          <w:lang w:val="mn-MN"/>
        </w:rPr>
        <w:t xml:space="preserve">) </w:t>
      </w:r>
    </w:p>
    <w:p w14:paraId="41CA00B9"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wordpress-ын zip файлаа шинээр үүсгэсэн wp folder–той хуулна. </w:t>
      </w:r>
    </w:p>
    <w:p w14:paraId="7D8A9584" w14:textId="77777777" w:rsidR="004634A0" w:rsidRPr="00E35F62" w:rsidRDefault="004634A0" w:rsidP="00970006">
      <w:pPr>
        <w:spacing w:after="0"/>
        <w:rPr>
          <w:rFonts w:ascii="Consolas" w:hAnsi="Consolas" w:cs="Consolas"/>
          <w:sz w:val="24"/>
          <w:szCs w:val="24"/>
          <w:lang w:val="mn-MN"/>
        </w:rPr>
      </w:pPr>
    </w:p>
    <w:p w14:paraId="4896E0C3" w14:textId="77777777" w:rsidR="004634A0" w:rsidRPr="00E35F62" w:rsidRDefault="004634A0" w:rsidP="00970006">
      <w:pPr>
        <w:spacing w:after="0"/>
        <w:rPr>
          <w:rFonts w:ascii="Consolas" w:hAnsi="Consolas" w:cs="Consolas"/>
          <w:sz w:val="24"/>
          <w:szCs w:val="24"/>
          <w:lang w:val="mn-MN"/>
        </w:rPr>
      </w:pPr>
      <w:r w:rsidRPr="00E35F62">
        <w:rPr>
          <w:rFonts w:ascii="Consolas" w:hAnsi="Consolas" w:cs="Consolas"/>
          <w:sz w:val="24"/>
          <w:szCs w:val="24"/>
          <w:lang w:val="mn-MN"/>
        </w:rPr>
        <w:t>Database үүсгэх – Тухайн вэб сайтын database</w:t>
      </w:r>
    </w:p>
    <w:p w14:paraId="5F3983C3" w14:textId="77777777" w:rsidR="004634A0" w:rsidRPr="00E35F62" w:rsidRDefault="004634A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Browser – chrome - </w:t>
      </w:r>
      <w:hyperlink r:id="rId12" w:history="1">
        <w:r w:rsidRPr="00E35F62">
          <w:rPr>
            <w:rStyle w:val="Hyperlink"/>
            <w:rFonts w:ascii="Consolas" w:hAnsi="Consolas" w:cs="Consolas"/>
            <w:sz w:val="24"/>
            <w:szCs w:val="24"/>
            <w:lang w:val="mn-MN"/>
          </w:rPr>
          <w:t>http://localhost/phpmyadmin/</w:t>
        </w:r>
      </w:hyperlink>
    </w:p>
    <w:p w14:paraId="3C80B166"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Database </w:t>
      </w:r>
    </w:p>
    <w:p w14:paraId="30225C90"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Database name:  wp </w:t>
      </w:r>
    </w:p>
    <w:p w14:paraId="3145D73B"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Collection:     Utf8_general_ci</w:t>
      </w:r>
    </w:p>
    <w:p w14:paraId="5F5EC0E2" w14:textId="77777777" w:rsidR="004634A0" w:rsidRPr="00E35F62" w:rsidRDefault="004634A0" w:rsidP="00970006">
      <w:pPr>
        <w:spacing w:after="0"/>
        <w:ind w:firstLine="720"/>
        <w:rPr>
          <w:rFonts w:ascii="Consolas" w:hAnsi="Consolas" w:cs="Consolas"/>
          <w:sz w:val="24"/>
          <w:szCs w:val="24"/>
          <w:lang w:val="mn-MN"/>
        </w:rPr>
      </w:pPr>
      <w:r w:rsidRPr="00E35F62">
        <w:rPr>
          <w:rFonts w:ascii="Consolas" w:hAnsi="Consolas" w:cs="Consolas"/>
          <w:sz w:val="24"/>
          <w:szCs w:val="24"/>
          <w:lang w:val="mn-MN"/>
        </w:rPr>
        <w:t xml:space="preserve">Create --- ингээд database үүсэж байна. </w:t>
      </w:r>
    </w:p>
    <w:p w14:paraId="511A7EC2" w14:textId="77777777" w:rsidR="004634A0"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Ингээд phpmyadmin дотор database үүслээ. </w:t>
      </w:r>
    </w:p>
    <w:p w14:paraId="007DBE75" w14:textId="77777777" w:rsidR="00791603" w:rsidRPr="00E35F62" w:rsidRDefault="00791603" w:rsidP="00970006">
      <w:pPr>
        <w:spacing w:after="0"/>
        <w:rPr>
          <w:rFonts w:ascii="Consolas" w:hAnsi="Consolas" w:cs="Consolas"/>
          <w:sz w:val="24"/>
          <w:szCs w:val="24"/>
          <w:lang w:val="mn-MN"/>
        </w:rPr>
      </w:pPr>
    </w:p>
    <w:p w14:paraId="73004A25" w14:textId="77777777" w:rsidR="00791603" w:rsidRPr="00E35F62" w:rsidRDefault="00741718"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anchor distT="0" distB="0" distL="114300" distR="114300" simplePos="0" relativeHeight="251660288" behindDoc="0" locked="0" layoutInCell="1" allowOverlap="1" wp14:anchorId="41087268" wp14:editId="7C19E7A1">
            <wp:simplePos x="0" y="0"/>
            <wp:positionH relativeFrom="column">
              <wp:posOffset>4229100</wp:posOffset>
            </wp:positionH>
            <wp:positionV relativeFrom="paragraph">
              <wp:posOffset>45085</wp:posOffset>
            </wp:positionV>
            <wp:extent cx="1971675" cy="3152775"/>
            <wp:effectExtent l="0" t="0" r="9525" b="9525"/>
            <wp:wrapSquare wrapText="bothSides"/>
            <wp:docPr id="4" name="Picture 4"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675" cy="3152775"/>
                    </a:xfrm>
                    <a:prstGeom prst="rect">
                      <a:avLst/>
                    </a:prstGeom>
                    <a:noFill/>
                    <a:ln>
                      <a:noFill/>
                    </a:ln>
                  </pic:spPr>
                </pic:pic>
              </a:graphicData>
            </a:graphic>
          </wp:anchor>
        </w:drawing>
      </w:r>
    </w:p>
    <w:p w14:paraId="6D295DC2" w14:textId="77777777" w:rsidR="00791603"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C:\xampp\htdocs дотор ямар folder-т үүсгэсэн тэр нэрээрээ нэвтэрнэ. </w:t>
      </w:r>
    </w:p>
    <w:p w14:paraId="66FECBA4" w14:textId="77777777" w:rsidR="00D01F39" w:rsidRPr="00E35F62" w:rsidRDefault="00D01F39"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Browser – chrome - </w:t>
      </w:r>
      <w:r w:rsidR="006A52BC">
        <w:fldChar w:fldCharType="begin"/>
      </w:r>
      <w:r w:rsidR="006A52BC">
        <w:instrText xml:space="preserve"> HYPERLINK "http://localhost/wp/" </w:instrText>
      </w:r>
      <w:r w:rsidR="006A52BC">
        <w:fldChar w:fldCharType="separate"/>
      </w:r>
      <w:r w:rsidRPr="00E35F62">
        <w:rPr>
          <w:rStyle w:val="Hyperlink"/>
          <w:rFonts w:ascii="Consolas" w:hAnsi="Consolas" w:cs="Consolas"/>
          <w:sz w:val="24"/>
          <w:szCs w:val="24"/>
          <w:lang w:val="mn-MN"/>
        </w:rPr>
        <w:t>http://localhost/wp/</w:t>
      </w:r>
      <w:r w:rsidR="006A52BC">
        <w:rPr>
          <w:rStyle w:val="Hyperlink"/>
          <w:rFonts w:ascii="Consolas" w:hAnsi="Consolas" w:cs="Consolas"/>
          <w:sz w:val="24"/>
          <w:szCs w:val="24"/>
          <w:lang w:val="mn-MN"/>
        </w:rPr>
        <w:fldChar w:fldCharType="end"/>
      </w:r>
      <w:r w:rsidRPr="00E35F62">
        <w:rPr>
          <w:rFonts w:ascii="Consolas" w:hAnsi="Consolas" w:cs="Consolas"/>
          <w:sz w:val="24"/>
          <w:szCs w:val="24"/>
          <w:lang w:val="mn-MN"/>
        </w:rPr>
        <w:t xml:space="preserve"> </w:t>
      </w:r>
    </w:p>
    <w:p w14:paraId="57D74FA2" w14:textId="77777777" w:rsidR="00741718" w:rsidRPr="00E35F62" w:rsidRDefault="00741718" w:rsidP="00970006">
      <w:pPr>
        <w:spacing w:after="0"/>
        <w:rPr>
          <w:rFonts w:ascii="Consolas" w:hAnsi="Consolas" w:cs="Consolas"/>
          <w:sz w:val="24"/>
          <w:szCs w:val="24"/>
          <w:lang w:val="mn-MN"/>
        </w:rPr>
      </w:pPr>
    </w:p>
    <w:p w14:paraId="7A16D9C2" w14:textId="77777777" w:rsidR="00791603"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Хэлээ сонгоод – continue – Lets go </w:t>
      </w:r>
    </w:p>
    <w:p w14:paraId="59ACD47F" w14:textId="77777777" w:rsidR="00A2137B" w:rsidRPr="00E35F62" w:rsidRDefault="00A2137B" w:rsidP="00970006">
      <w:pPr>
        <w:spacing w:after="0"/>
        <w:rPr>
          <w:rFonts w:ascii="Consolas" w:hAnsi="Consolas" w:cs="Consolas"/>
          <w:sz w:val="24"/>
          <w:szCs w:val="24"/>
          <w:lang w:val="mn-MN"/>
        </w:rPr>
      </w:pPr>
    </w:p>
    <w:p w14:paraId="5660F110" w14:textId="77777777" w:rsidR="00A2137B" w:rsidRPr="00E35F62" w:rsidRDefault="00A2137B" w:rsidP="00970006">
      <w:pPr>
        <w:spacing w:after="0"/>
        <w:rPr>
          <w:rFonts w:ascii="Consolas" w:hAnsi="Consolas" w:cs="Consolas"/>
          <w:sz w:val="24"/>
          <w:szCs w:val="24"/>
          <w:lang w:val="mn-MN"/>
        </w:rPr>
      </w:pPr>
    </w:p>
    <w:p w14:paraId="600CE65A" w14:textId="77777777" w:rsidR="00791603" w:rsidRPr="00E35F62" w:rsidRDefault="00791603" w:rsidP="00970006">
      <w:pPr>
        <w:spacing w:after="0"/>
        <w:rPr>
          <w:rFonts w:ascii="Consolas" w:hAnsi="Consolas" w:cs="Consolas"/>
          <w:sz w:val="24"/>
          <w:szCs w:val="24"/>
          <w:lang w:val="mn-MN"/>
        </w:rPr>
      </w:pPr>
    </w:p>
    <w:p w14:paraId="69EDE7FB" w14:textId="77777777" w:rsidR="004E4260" w:rsidRPr="00E35F62" w:rsidRDefault="004E4260" w:rsidP="00970006">
      <w:pPr>
        <w:spacing w:after="0"/>
        <w:rPr>
          <w:rFonts w:ascii="Consolas" w:hAnsi="Consolas" w:cs="Consolas"/>
          <w:sz w:val="24"/>
          <w:szCs w:val="24"/>
          <w:lang w:val="mn-MN"/>
        </w:rPr>
      </w:pPr>
    </w:p>
    <w:p w14:paraId="66E9677E" w14:textId="77777777" w:rsidR="004E4260" w:rsidRPr="00E35F62" w:rsidRDefault="004E4260" w:rsidP="00970006">
      <w:pPr>
        <w:spacing w:after="0"/>
        <w:rPr>
          <w:rFonts w:ascii="Consolas" w:hAnsi="Consolas" w:cs="Consolas"/>
          <w:sz w:val="24"/>
          <w:szCs w:val="24"/>
          <w:lang w:val="mn-MN"/>
        </w:rPr>
      </w:pPr>
    </w:p>
    <w:p w14:paraId="2334286A" w14:textId="77777777" w:rsidR="004E4260" w:rsidRPr="00E35F62" w:rsidRDefault="004E4260" w:rsidP="00970006">
      <w:pPr>
        <w:spacing w:after="0"/>
        <w:rPr>
          <w:rFonts w:ascii="Consolas" w:hAnsi="Consolas" w:cs="Consolas"/>
          <w:sz w:val="24"/>
          <w:szCs w:val="24"/>
          <w:lang w:val="mn-MN"/>
        </w:rPr>
      </w:pPr>
    </w:p>
    <w:p w14:paraId="22FF239B" w14:textId="77777777" w:rsidR="004E4260" w:rsidRPr="00E35F62" w:rsidRDefault="004E4260" w:rsidP="00970006">
      <w:pPr>
        <w:spacing w:after="0"/>
        <w:rPr>
          <w:rFonts w:ascii="Consolas" w:hAnsi="Consolas" w:cs="Consolas"/>
          <w:sz w:val="24"/>
          <w:szCs w:val="24"/>
          <w:lang w:val="mn-MN"/>
        </w:rPr>
      </w:pPr>
    </w:p>
    <w:p w14:paraId="3105B485" w14:textId="77777777" w:rsidR="004E4260" w:rsidRPr="00E35F62" w:rsidRDefault="004E4260" w:rsidP="00970006">
      <w:pPr>
        <w:spacing w:after="0"/>
        <w:rPr>
          <w:rFonts w:ascii="Consolas" w:hAnsi="Consolas" w:cs="Consolas"/>
          <w:sz w:val="24"/>
          <w:szCs w:val="24"/>
          <w:lang w:val="mn-MN"/>
        </w:rPr>
      </w:pPr>
    </w:p>
    <w:p w14:paraId="42EB2988" w14:textId="77777777" w:rsidR="004E4260" w:rsidRPr="00E35F62" w:rsidRDefault="004E4260" w:rsidP="00970006">
      <w:pPr>
        <w:spacing w:after="0"/>
        <w:rPr>
          <w:rFonts w:ascii="Consolas" w:hAnsi="Consolas" w:cs="Consolas"/>
          <w:sz w:val="24"/>
          <w:szCs w:val="24"/>
          <w:lang w:val="mn-MN"/>
        </w:rPr>
      </w:pPr>
    </w:p>
    <w:p w14:paraId="52A530BB" w14:textId="77777777" w:rsidR="004E4260" w:rsidRPr="00E35F62" w:rsidRDefault="004E4260" w:rsidP="00970006">
      <w:pPr>
        <w:spacing w:after="0"/>
        <w:rPr>
          <w:rFonts w:ascii="Consolas" w:hAnsi="Consolas" w:cs="Consolas"/>
          <w:sz w:val="24"/>
          <w:szCs w:val="24"/>
          <w:lang w:val="mn-MN"/>
        </w:rPr>
      </w:pPr>
    </w:p>
    <w:p w14:paraId="264B461C" w14:textId="77777777" w:rsidR="004E4260" w:rsidRPr="00E35F62" w:rsidRDefault="004E4260" w:rsidP="00970006">
      <w:pPr>
        <w:spacing w:after="0"/>
        <w:rPr>
          <w:rFonts w:ascii="Consolas" w:hAnsi="Consolas" w:cs="Consolas"/>
          <w:sz w:val="24"/>
          <w:szCs w:val="24"/>
          <w:lang w:val="mn-MN"/>
        </w:rPr>
      </w:pPr>
    </w:p>
    <w:p w14:paraId="30CD6149" w14:textId="77777777" w:rsidR="004E4260" w:rsidRPr="00E35F62" w:rsidRDefault="004E4260" w:rsidP="00970006">
      <w:pPr>
        <w:spacing w:after="0"/>
        <w:rPr>
          <w:rFonts w:ascii="Consolas" w:hAnsi="Consolas" w:cs="Consolas"/>
          <w:sz w:val="24"/>
          <w:szCs w:val="24"/>
          <w:lang w:val="mn-MN"/>
        </w:rPr>
      </w:pPr>
    </w:p>
    <w:p w14:paraId="521A0170"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noProof/>
          <w:sz w:val="24"/>
          <w:szCs w:val="24"/>
          <w:lang w:val="mn-MN"/>
        </w:rPr>
        <w:lastRenderedPageBreak/>
        <w:drawing>
          <wp:anchor distT="0" distB="0" distL="114300" distR="114300" simplePos="0" relativeHeight="251659264" behindDoc="0" locked="0" layoutInCell="1" allowOverlap="1" wp14:anchorId="08D80241" wp14:editId="61DB2757">
            <wp:simplePos x="0" y="0"/>
            <wp:positionH relativeFrom="page">
              <wp:posOffset>3209925</wp:posOffset>
            </wp:positionH>
            <wp:positionV relativeFrom="paragraph">
              <wp:posOffset>635</wp:posOffset>
            </wp:positionV>
            <wp:extent cx="4219575" cy="3081712"/>
            <wp:effectExtent l="0" t="0" r="0" b="4445"/>
            <wp:wrapSquare wrapText="bothSides"/>
            <wp:docPr id="1" name="Picture 1"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3081712"/>
                    </a:xfrm>
                    <a:prstGeom prst="rect">
                      <a:avLst/>
                    </a:prstGeom>
                    <a:noFill/>
                    <a:ln>
                      <a:noFill/>
                    </a:ln>
                  </pic:spPr>
                </pic:pic>
              </a:graphicData>
            </a:graphic>
          </wp:anchor>
        </w:drawing>
      </w:r>
      <w:r w:rsidR="00791603" w:rsidRPr="00E35F62">
        <w:rPr>
          <w:rFonts w:ascii="Consolas" w:hAnsi="Consolas" w:cs="Consolas"/>
          <w:sz w:val="24"/>
          <w:szCs w:val="24"/>
          <w:lang w:val="mn-MN"/>
        </w:rPr>
        <w:t>Config тохиргоо хийж өгнө.</w:t>
      </w:r>
    </w:p>
    <w:p w14:paraId="4AB6104F" w14:textId="77777777" w:rsidR="00791603"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459C92BF" w14:textId="77777777" w:rsidR="00741718" w:rsidRPr="00E35F62" w:rsidRDefault="00791603"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Database Name: </w:t>
      </w:r>
      <w:r w:rsidR="00A2137B" w:rsidRPr="00E35F62">
        <w:rPr>
          <w:rFonts w:ascii="Consolas" w:hAnsi="Consolas" w:cs="Consolas"/>
          <w:sz w:val="24"/>
          <w:szCs w:val="24"/>
          <w:lang w:val="mn-MN"/>
        </w:rPr>
        <w:t xml:space="preserve">wp </w:t>
      </w:r>
    </w:p>
    <w:p w14:paraId="22B68061" w14:textId="77777777" w:rsidR="00791603"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w:t>
      </w:r>
      <w:r w:rsidR="00791603" w:rsidRPr="00E35F62">
        <w:rPr>
          <w:rFonts w:ascii="Consolas" w:hAnsi="Consolas" w:cs="Consolas"/>
          <w:sz w:val="24"/>
          <w:szCs w:val="24"/>
          <w:lang w:val="mn-MN"/>
        </w:rPr>
        <w:t>phpmyadmin дотор үүсгэсэн database нэр</w:t>
      </w:r>
      <w:r w:rsidRPr="00E35F62">
        <w:rPr>
          <w:rFonts w:ascii="Consolas" w:hAnsi="Consolas" w:cs="Consolas"/>
          <w:sz w:val="24"/>
          <w:szCs w:val="24"/>
          <w:lang w:val="mn-MN"/>
        </w:rPr>
        <w:t>)</w:t>
      </w:r>
      <w:r w:rsidR="00791603" w:rsidRPr="00E35F62">
        <w:rPr>
          <w:rFonts w:ascii="Consolas" w:hAnsi="Consolas" w:cs="Consolas"/>
          <w:sz w:val="24"/>
          <w:szCs w:val="24"/>
          <w:lang w:val="mn-MN"/>
        </w:rPr>
        <w:t xml:space="preserve"> </w:t>
      </w:r>
    </w:p>
    <w:p w14:paraId="4E67DEA8" w14:textId="77777777" w:rsidR="00741718"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Username: root </w:t>
      </w:r>
    </w:p>
    <w:p w14:paraId="01D5AF92"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(xampp буюу local дээрээ сайтаа суулгаж байгаа тохиолдолд username root password байхгүй байна.  )</w:t>
      </w:r>
    </w:p>
    <w:p w14:paraId="7DBD3406" w14:textId="77777777" w:rsidR="00741718" w:rsidRPr="00E35F62" w:rsidRDefault="00741718" w:rsidP="00970006">
      <w:pPr>
        <w:spacing w:after="0"/>
        <w:rPr>
          <w:rFonts w:ascii="Consolas" w:hAnsi="Consolas" w:cs="Consolas"/>
          <w:sz w:val="24"/>
          <w:szCs w:val="24"/>
          <w:lang w:val="mn-MN"/>
        </w:rPr>
      </w:pPr>
    </w:p>
    <w:p w14:paraId="5E81CF07" w14:textId="77777777" w:rsidR="00D01F39"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Password: </w:t>
      </w:r>
    </w:p>
    <w:p w14:paraId="34F03242" w14:textId="77777777" w:rsidR="00741718" w:rsidRPr="00E35F62" w:rsidRDefault="00741718" w:rsidP="00970006">
      <w:pPr>
        <w:spacing w:after="0"/>
        <w:rPr>
          <w:rFonts w:ascii="Consolas" w:hAnsi="Consolas" w:cs="Consolas"/>
          <w:sz w:val="24"/>
          <w:szCs w:val="24"/>
          <w:lang w:val="mn-MN"/>
        </w:rPr>
      </w:pPr>
    </w:p>
    <w:p w14:paraId="7DC4EB55"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Database Host: localhost</w:t>
      </w:r>
    </w:p>
    <w:p w14:paraId="06852886" w14:textId="77777777" w:rsidR="00741718" w:rsidRPr="00E35F62" w:rsidRDefault="00741718" w:rsidP="00970006">
      <w:pPr>
        <w:spacing w:after="0"/>
        <w:rPr>
          <w:rFonts w:ascii="Consolas" w:hAnsi="Consolas" w:cs="Consolas"/>
          <w:sz w:val="24"/>
          <w:szCs w:val="24"/>
          <w:lang w:val="mn-MN"/>
        </w:rPr>
      </w:pPr>
    </w:p>
    <w:p w14:paraId="3D704DE8"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Table Prefix: wp_</w:t>
      </w:r>
    </w:p>
    <w:p w14:paraId="1869A416" w14:textId="77777777" w:rsidR="00A2137B" w:rsidRPr="00E35F62" w:rsidRDefault="00A2137B" w:rsidP="00970006">
      <w:pPr>
        <w:spacing w:after="0"/>
        <w:rPr>
          <w:rFonts w:ascii="Consolas" w:hAnsi="Consolas" w:cs="Consolas"/>
          <w:sz w:val="24"/>
          <w:szCs w:val="24"/>
          <w:lang w:val="mn-MN"/>
        </w:rPr>
      </w:pPr>
    </w:p>
    <w:p w14:paraId="27C89B90" w14:textId="77777777" w:rsidR="00A2137B" w:rsidRPr="00E35F62" w:rsidRDefault="00A2137B"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Submit </w:t>
      </w:r>
    </w:p>
    <w:p w14:paraId="5604A64C" w14:textId="77777777" w:rsidR="004E4260" w:rsidRPr="00E35F62" w:rsidRDefault="004E4260" w:rsidP="00970006">
      <w:pPr>
        <w:spacing w:after="0"/>
        <w:rPr>
          <w:rFonts w:ascii="Consolas" w:hAnsi="Consolas" w:cs="Consolas"/>
          <w:sz w:val="24"/>
          <w:szCs w:val="24"/>
          <w:lang w:val="mn-MN"/>
        </w:rPr>
      </w:pPr>
    </w:p>
    <w:p w14:paraId="0B6C9A4A" w14:textId="77777777" w:rsidR="004E4260" w:rsidRPr="00E35F62" w:rsidRDefault="004E4260" w:rsidP="00970006">
      <w:pPr>
        <w:spacing w:after="0"/>
        <w:rPr>
          <w:rFonts w:ascii="Consolas" w:hAnsi="Consolas" w:cs="Consolas"/>
          <w:sz w:val="24"/>
          <w:szCs w:val="24"/>
          <w:lang w:val="mn-MN"/>
        </w:rPr>
      </w:pPr>
      <w:r w:rsidRPr="00E35F62">
        <w:rPr>
          <w:rFonts w:ascii="Consolas" w:hAnsi="Consolas" w:cs="Consolas"/>
          <w:sz w:val="24"/>
          <w:szCs w:val="24"/>
          <w:lang w:val="mn-MN"/>
        </w:rPr>
        <w:t>Run the installation</w:t>
      </w:r>
    </w:p>
    <w:p w14:paraId="6067B2D7" w14:textId="77777777" w:rsidR="00A2137B" w:rsidRPr="00E35F62" w:rsidRDefault="00A2137B" w:rsidP="00970006">
      <w:pPr>
        <w:spacing w:after="0"/>
        <w:rPr>
          <w:rFonts w:ascii="Consolas" w:hAnsi="Consolas" w:cs="Consolas"/>
          <w:sz w:val="24"/>
          <w:szCs w:val="24"/>
          <w:lang w:val="mn-MN"/>
        </w:rPr>
      </w:pPr>
    </w:p>
    <w:p w14:paraId="0544D786" w14:textId="77777777" w:rsidR="00A2137B" w:rsidRPr="00E35F62" w:rsidRDefault="004E4260"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2F81297F" wp14:editId="0921AE67">
            <wp:extent cx="4752975" cy="990600"/>
            <wp:effectExtent l="0" t="0" r="9525" b="0"/>
            <wp:docPr id="3" name="Picture 3"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ter\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990600"/>
                    </a:xfrm>
                    <a:prstGeom prst="rect">
                      <a:avLst/>
                    </a:prstGeom>
                    <a:noFill/>
                    <a:ln>
                      <a:noFill/>
                    </a:ln>
                  </pic:spPr>
                </pic:pic>
              </a:graphicData>
            </a:graphic>
          </wp:inline>
        </w:drawing>
      </w:r>
    </w:p>
    <w:p w14:paraId="3D0CD4FF"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Localhost доторх wp - site болон phpmyadmin дотор байгаа database-ын доторх wp database-тай холбогдож байна. </w:t>
      </w:r>
    </w:p>
    <w:p w14:paraId="3053FFA6" w14:textId="77777777" w:rsidR="00741718" w:rsidRPr="00E35F62" w:rsidRDefault="00741718" w:rsidP="00970006">
      <w:pPr>
        <w:spacing w:after="0"/>
        <w:rPr>
          <w:rFonts w:ascii="Consolas" w:hAnsi="Consolas" w:cs="Consolas"/>
          <w:sz w:val="24"/>
          <w:szCs w:val="24"/>
          <w:lang w:val="mn-MN"/>
        </w:rPr>
      </w:pPr>
    </w:p>
    <w:p w14:paraId="218341F2" w14:textId="77777777" w:rsidR="00741718" w:rsidRPr="00E35F62" w:rsidRDefault="00603342"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anchor distT="0" distB="0" distL="114300" distR="114300" simplePos="0" relativeHeight="251661312" behindDoc="0" locked="0" layoutInCell="1" allowOverlap="1" wp14:anchorId="6C2C60E9" wp14:editId="7D8EAD06">
            <wp:simplePos x="0" y="0"/>
            <wp:positionH relativeFrom="margin">
              <wp:posOffset>2743200</wp:posOffset>
            </wp:positionH>
            <wp:positionV relativeFrom="paragraph">
              <wp:posOffset>88265</wp:posOffset>
            </wp:positionV>
            <wp:extent cx="3333750" cy="3400425"/>
            <wp:effectExtent l="0" t="0" r="0" b="9525"/>
            <wp:wrapSquare wrapText="bothSides"/>
            <wp:docPr id="5" name="Picture 5"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5B50F" w14:textId="77777777" w:rsidR="00741718" w:rsidRPr="00E35F62" w:rsidRDefault="00741718" w:rsidP="00970006">
      <w:pPr>
        <w:spacing w:after="0"/>
        <w:rPr>
          <w:rFonts w:ascii="Consolas" w:hAnsi="Consolas" w:cs="Consolas"/>
          <w:sz w:val="24"/>
          <w:szCs w:val="24"/>
          <w:lang w:val="mn-MN"/>
        </w:rPr>
      </w:pPr>
    </w:p>
    <w:p w14:paraId="7B7FD99C"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Site title: WP Site</w:t>
      </w:r>
    </w:p>
    <w:p w14:paraId="72CC3BB7" w14:textId="77777777" w:rsidR="00D01F39"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(Сайтын гарчиг )</w:t>
      </w:r>
    </w:p>
    <w:p w14:paraId="201BDA09" w14:textId="77777777" w:rsidR="00741718" w:rsidRPr="00E35F62" w:rsidRDefault="00741718" w:rsidP="00970006">
      <w:pPr>
        <w:spacing w:after="0"/>
        <w:rPr>
          <w:rFonts w:ascii="Consolas" w:hAnsi="Consolas" w:cs="Consolas"/>
          <w:sz w:val="24"/>
          <w:szCs w:val="24"/>
          <w:lang w:val="mn-MN"/>
        </w:rPr>
      </w:pPr>
      <w:r w:rsidRPr="00E35F62">
        <w:rPr>
          <w:rFonts w:ascii="Consolas" w:hAnsi="Consolas" w:cs="Consolas"/>
          <w:sz w:val="24"/>
          <w:szCs w:val="24"/>
          <w:lang w:val="mn-MN"/>
        </w:rPr>
        <w:t>&lt;title&gt; WP Site&lt;/title&gt; ижил</w:t>
      </w:r>
    </w:p>
    <w:p w14:paraId="67885D2A" w14:textId="77777777" w:rsidR="00603342" w:rsidRPr="00E35F62" w:rsidRDefault="00603342" w:rsidP="00970006">
      <w:pPr>
        <w:spacing w:after="0"/>
        <w:rPr>
          <w:rFonts w:ascii="Consolas" w:hAnsi="Consolas" w:cs="Consolas"/>
          <w:sz w:val="24"/>
          <w:szCs w:val="24"/>
          <w:lang w:val="mn-MN"/>
        </w:rPr>
      </w:pPr>
    </w:p>
    <w:p w14:paraId="756B028D"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Username: admin</w:t>
      </w:r>
    </w:p>
    <w:p w14:paraId="254DC373"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(Сайтруу нэвтэрч орох нэр)</w:t>
      </w:r>
    </w:p>
    <w:p w14:paraId="334FDFBB" w14:textId="77777777" w:rsidR="00603342" w:rsidRPr="00E35F62" w:rsidRDefault="00603342" w:rsidP="00970006">
      <w:pPr>
        <w:spacing w:after="0"/>
        <w:rPr>
          <w:rFonts w:ascii="Consolas" w:hAnsi="Consolas" w:cs="Consolas"/>
          <w:sz w:val="24"/>
          <w:szCs w:val="24"/>
          <w:lang w:val="mn-MN"/>
        </w:rPr>
      </w:pPr>
    </w:p>
    <w:p w14:paraId="1A46D151"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Password: T)%B%IXv2ngUYwXawE</w:t>
      </w:r>
    </w:p>
    <w:p w14:paraId="29D8D5BC"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(Сайтруу нэвтэрч орох password)</w:t>
      </w:r>
    </w:p>
    <w:p w14:paraId="7E8C67CF" w14:textId="77777777" w:rsidR="00603342" w:rsidRPr="00E35F62" w:rsidRDefault="00603342" w:rsidP="00970006">
      <w:pPr>
        <w:spacing w:after="0"/>
        <w:rPr>
          <w:rFonts w:ascii="Consolas" w:hAnsi="Consolas" w:cs="Consolas"/>
          <w:sz w:val="24"/>
          <w:szCs w:val="24"/>
          <w:lang w:val="mn-MN"/>
        </w:rPr>
      </w:pPr>
    </w:p>
    <w:p w14:paraId="6B775A38"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Your email: test@gmail.com</w:t>
      </w:r>
    </w:p>
    <w:p w14:paraId="5CCD1772" w14:textId="77777777" w:rsidR="00603342"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(Нууц үг сэргээх гэх мэт ашиглана.)</w:t>
      </w:r>
    </w:p>
    <w:p w14:paraId="4309490E" w14:textId="77777777" w:rsidR="00603342" w:rsidRPr="00E35F62" w:rsidRDefault="00603342" w:rsidP="00970006">
      <w:pPr>
        <w:spacing w:after="0"/>
        <w:rPr>
          <w:rFonts w:ascii="Consolas" w:hAnsi="Consolas" w:cs="Consolas"/>
          <w:sz w:val="24"/>
          <w:szCs w:val="24"/>
          <w:lang w:val="mn-MN"/>
        </w:rPr>
      </w:pPr>
    </w:p>
    <w:p w14:paraId="5644735A" w14:textId="77777777" w:rsidR="00741718" w:rsidRPr="00E35F62" w:rsidRDefault="00603342" w:rsidP="00970006">
      <w:pPr>
        <w:spacing w:after="0"/>
        <w:rPr>
          <w:rFonts w:ascii="Consolas" w:hAnsi="Consolas" w:cs="Consolas"/>
          <w:sz w:val="24"/>
          <w:szCs w:val="24"/>
          <w:lang w:val="mn-MN"/>
        </w:rPr>
      </w:pPr>
      <w:r w:rsidRPr="00E35F62">
        <w:rPr>
          <w:rFonts w:ascii="Consolas" w:hAnsi="Consolas" w:cs="Consolas"/>
          <w:sz w:val="24"/>
          <w:szCs w:val="24"/>
          <w:lang w:val="mn-MN"/>
        </w:rPr>
        <w:t>Install wordpress</w:t>
      </w:r>
    </w:p>
    <w:p w14:paraId="1B0A38A9" w14:textId="77777777" w:rsidR="00741718" w:rsidRPr="00E35F62" w:rsidRDefault="00741718" w:rsidP="00970006">
      <w:pPr>
        <w:spacing w:after="0"/>
        <w:rPr>
          <w:rFonts w:ascii="Consolas" w:hAnsi="Consolas" w:cs="Consolas"/>
          <w:sz w:val="24"/>
          <w:szCs w:val="24"/>
          <w:lang w:val="mn-MN"/>
        </w:rPr>
      </w:pPr>
    </w:p>
    <w:p w14:paraId="722C739F" w14:textId="77777777" w:rsidR="00D01F39" w:rsidRPr="00E35F62" w:rsidRDefault="00D01F39" w:rsidP="00970006">
      <w:pPr>
        <w:spacing w:after="0"/>
        <w:rPr>
          <w:rFonts w:ascii="Consolas" w:hAnsi="Consolas" w:cs="Consolas"/>
          <w:sz w:val="24"/>
          <w:szCs w:val="24"/>
          <w:lang w:val="mn-MN"/>
        </w:rPr>
      </w:pPr>
    </w:p>
    <w:p w14:paraId="2E5C9EDD" w14:textId="77777777" w:rsidR="002E08FD" w:rsidRPr="00E35F62" w:rsidRDefault="002E08FD" w:rsidP="00970006">
      <w:pPr>
        <w:spacing w:after="0"/>
        <w:rPr>
          <w:rFonts w:ascii="Consolas" w:hAnsi="Consolas" w:cs="Consolas"/>
          <w:sz w:val="24"/>
          <w:szCs w:val="24"/>
          <w:lang w:val="mn-MN"/>
        </w:rPr>
      </w:pPr>
    </w:p>
    <w:p w14:paraId="324740C1"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6590AC0C" wp14:editId="7A2545B6">
            <wp:extent cx="4772025" cy="1666875"/>
            <wp:effectExtent l="0" t="0" r="9525" b="9525"/>
            <wp:docPr id="6" name="Picture 6"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1666875"/>
                    </a:xfrm>
                    <a:prstGeom prst="rect">
                      <a:avLst/>
                    </a:prstGeom>
                    <a:noFill/>
                    <a:ln>
                      <a:noFill/>
                    </a:ln>
                  </pic:spPr>
                </pic:pic>
              </a:graphicData>
            </a:graphic>
          </wp:inline>
        </w:drawing>
      </w:r>
      <w:r w:rsidRPr="00E35F62">
        <w:rPr>
          <w:rFonts w:ascii="Consolas" w:hAnsi="Consolas" w:cs="Consolas"/>
          <w:sz w:val="24"/>
          <w:szCs w:val="24"/>
          <w:lang w:val="mn-MN"/>
        </w:rPr>
        <w:t>\</w:t>
      </w:r>
    </w:p>
    <w:p w14:paraId="728BF5FD"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Ажиллтай сууллаа... </w:t>
      </w:r>
    </w:p>
    <w:p w14:paraId="7E68EEDB" w14:textId="77777777" w:rsidR="002E08FD" w:rsidRPr="00E35F62" w:rsidRDefault="002E08FD" w:rsidP="00970006">
      <w:pPr>
        <w:spacing w:after="0"/>
        <w:rPr>
          <w:rFonts w:ascii="Consolas" w:hAnsi="Consolas" w:cs="Consolas"/>
          <w:sz w:val="24"/>
          <w:szCs w:val="24"/>
          <w:lang w:val="mn-MN"/>
        </w:rPr>
      </w:pPr>
    </w:p>
    <w:p w14:paraId="1AA042D1"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Нэвтэрч орох </w:t>
      </w:r>
    </w:p>
    <w:p w14:paraId="11301E20" w14:textId="77777777" w:rsidR="002E08FD" w:rsidRPr="00E35F62" w:rsidRDefault="00261E23" w:rsidP="00970006">
      <w:pPr>
        <w:spacing w:after="0"/>
        <w:rPr>
          <w:rFonts w:ascii="Consolas" w:hAnsi="Consolas" w:cs="Consolas"/>
          <w:sz w:val="24"/>
          <w:szCs w:val="24"/>
          <w:lang w:val="mn-MN"/>
        </w:rPr>
      </w:pPr>
      <w:r w:rsidRPr="00E35F62">
        <w:rPr>
          <w:rFonts w:ascii="Consolas" w:hAnsi="Consolas" w:cs="Consolas"/>
          <w:sz w:val="24"/>
          <w:szCs w:val="24"/>
          <w:lang w:val="mn-MN"/>
        </w:rPr>
        <w:t>http://localhost/WP%20Site/wp-login.php</w:t>
      </w:r>
    </w:p>
    <w:p w14:paraId="7E006F10" w14:textId="77777777" w:rsidR="002E08FD" w:rsidRPr="00E35F62" w:rsidRDefault="002E08F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Log In </w:t>
      </w:r>
    </w:p>
    <w:p w14:paraId="71B1B6EA" w14:textId="77777777" w:rsidR="002E08FD" w:rsidRPr="00E35F62" w:rsidRDefault="002E08FD" w:rsidP="00970006">
      <w:pPr>
        <w:spacing w:after="0"/>
        <w:rPr>
          <w:rFonts w:ascii="Consolas" w:hAnsi="Consolas" w:cs="Consolas"/>
          <w:sz w:val="24"/>
          <w:szCs w:val="24"/>
          <w:lang w:val="mn-MN"/>
        </w:rPr>
      </w:pPr>
    </w:p>
    <w:p w14:paraId="49C323D2" w14:textId="77777777" w:rsidR="002E08FD" w:rsidRPr="00E35F62" w:rsidRDefault="00261E23"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02F052E7" wp14:editId="58A91E17">
            <wp:extent cx="2209800" cy="2400300"/>
            <wp:effectExtent l="0" t="0" r="0" b="0"/>
            <wp:docPr id="7" name="Picture 7"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2400300"/>
                    </a:xfrm>
                    <a:prstGeom prst="rect">
                      <a:avLst/>
                    </a:prstGeom>
                    <a:noFill/>
                    <a:ln>
                      <a:noFill/>
                    </a:ln>
                  </pic:spPr>
                </pic:pic>
              </a:graphicData>
            </a:graphic>
          </wp:inline>
        </w:drawing>
      </w:r>
    </w:p>
    <w:p w14:paraId="5E421005" w14:textId="77777777" w:rsidR="002E08FD" w:rsidRPr="00E35F62" w:rsidRDefault="002E08FD" w:rsidP="00970006">
      <w:pPr>
        <w:spacing w:after="0"/>
        <w:rPr>
          <w:rFonts w:ascii="Consolas" w:hAnsi="Consolas" w:cs="Consolas"/>
          <w:sz w:val="24"/>
          <w:szCs w:val="24"/>
          <w:lang w:val="mn-MN"/>
        </w:rPr>
      </w:pPr>
    </w:p>
    <w:p w14:paraId="276D7CC4" w14:textId="77777777" w:rsidR="00176CFC" w:rsidRPr="00E35F62" w:rsidRDefault="00261E23" w:rsidP="00970006">
      <w:pPr>
        <w:spacing w:after="0"/>
        <w:rPr>
          <w:rFonts w:ascii="Consolas" w:hAnsi="Consolas" w:cs="Consolas"/>
          <w:sz w:val="24"/>
          <w:szCs w:val="24"/>
          <w:lang w:val="mn-MN"/>
        </w:rPr>
      </w:pPr>
      <w:r w:rsidRPr="00E35F62">
        <w:rPr>
          <w:rFonts w:ascii="Consolas" w:hAnsi="Consolas" w:cs="Consolas"/>
          <w:sz w:val="24"/>
          <w:szCs w:val="24"/>
          <w:lang w:val="mn-MN"/>
        </w:rPr>
        <w:t>Ингээд wordpress admin удирдлага эхэлж байна.</w:t>
      </w:r>
    </w:p>
    <w:p w14:paraId="2E5822BA" w14:textId="77777777" w:rsidR="00176CFC" w:rsidRPr="00E35F62" w:rsidRDefault="00176CFC" w:rsidP="00970006">
      <w:pPr>
        <w:spacing w:after="0"/>
        <w:rPr>
          <w:rFonts w:ascii="Consolas" w:hAnsi="Consolas" w:cs="Consolas"/>
          <w:sz w:val="24"/>
          <w:szCs w:val="24"/>
          <w:lang w:val="mn-MN"/>
        </w:rPr>
      </w:pPr>
    </w:p>
    <w:p w14:paraId="063903E7" w14:textId="77777777" w:rsidR="00AF7BC7" w:rsidRPr="00E35F62" w:rsidRDefault="00AF7BC7" w:rsidP="00970006">
      <w:pPr>
        <w:spacing w:after="0"/>
        <w:rPr>
          <w:rFonts w:ascii="Consolas" w:hAnsi="Consolas" w:cs="Consolas"/>
          <w:sz w:val="24"/>
          <w:szCs w:val="24"/>
          <w:lang w:val="mn-MN"/>
        </w:rPr>
      </w:pPr>
      <w:r w:rsidRPr="00E35F62">
        <w:rPr>
          <w:rFonts w:ascii="Consolas" w:hAnsi="Consolas" w:cs="Consolas"/>
          <w:noProof/>
          <w:sz w:val="24"/>
          <w:szCs w:val="24"/>
          <w:lang w:val="mn-MN"/>
        </w:rPr>
        <w:drawing>
          <wp:inline distT="0" distB="0" distL="0" distR="0" wp14:anchorId="6AF43EB5" wp14:editId="37169B3E">
            <wp:extent cx="6419850" cy="2752725"/>
            <wp:effectExtent l="0" t="0" r="0" b="9525"/>
            <wp:docPr id="8" name="Picture 8"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mputer\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850" cy="2752725"/>
                    </a:xfrm>
                    <a:prstGeom prst="rect">
                      <a:avLst/>
                    </a:prstGeom>
                    <a:noFill/>
                    <a:ln>
                      <a:noFill/>
                    </a:ln>
                  </pic:spPr>
                </pic:pic>
              </a:graphicData>
            </a:graphic>
          </wp:inline>
        </w:drawing>
      </w:r>
    </w:p>
    <w:p w14:paraId="54576F96" w14:textId="77777777" w:rsidR="00AF7BC7" w:rsidRPr="00E35F62" w:rsidRDefault="00AF7BC7" w:rsidP="00970006">
      <w:pPr>
        <w:spacing w:after="0"/>
        <w:rPr>
          <w:rFonts w:ascii="Consolas" w:hAnsi="Consolas" w:cs="Consolas"/>
          <w:sz w:val="24"/>
          <w:szCs w:val="24"/>
          <w:lang w:val="mn-MN"/>
        </w:rPr>
      </w:pPr>
    </w:p>
    <w:p w14:paraId="3960AFF3"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Wordpress гэж юу ? Товчхон тайлбарлахад </w:t>
      </w:r>
    </w:p>
    <w:p w14:paraId="4D4ACAAE"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Хамгийн анх блог системээр үүссэн одоогоор 10 гаруй жил болоод хөгжөөд явж байгаа ийм CMS байгаа. Wordpress дээр бүх төрлийн веб сайтыг хийж болохоор байгаа. Дэлхий нийтийн вэб сайтны 30 орчим хувийг эзэлж байдаг. </w:t>
      </w:r>
    </w:p>
    <w:p w14:paraId="494E410A"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Давуу тал:</w:t>
      </w:r>
    </w:p>
    <w:p w14:paraId="5A21EF94" w14:textId="77777777" w:rsidR="007328F0" w:rsidRPr="00E35F62" w:rsidRDefault="007328F0" w:rsidP="00970006">
      <w:pPr>
        <w:pStyle w:val="ListParagraph"/>
        <w:numPr>
          <w:ilvl w:val="0"/>
          <w:numId w:val="1"/>
        </w:numPr>
        <w:spacing w:after="0"/>
        <w:rPr>
          <w:rFonts w:ascii="Consolas" w:hAnsi="Consolas" w:cs="Consolas"/>
          <w:sz w:val="24"/>
          <w:szCs w:val="24"/>
          <w:lang w:val="mn-MN"/>
        </w:rPr>
      </w:pPr>
      <w:r w:rsidRPr="00E35F62">
        <w:rPr>
          <w:rFonts w:ascii="Consolas" w:hAnsi="Consolas" w:cs="Consolas"/>
          <w:sz w:val="24"/>
          <w:szCs w:val="24"/>
          <w:lang w:val="mn-MN"/>
        </w:rPr>
        <w:t xml:space="preserve">Анхан шатны мэдлэгтэй хүмүүс вэб сайт хийж болдог. </w:t>
      </w:r>
    </w:p>
    <w:p w14:paraId="62F0DD86" w14:textId="77777777" w:rsidR="007328F0" w:rsidRPr="00E35F62" w:rsidRDefault="007328F0"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Youtude дээр хичээлүүд зөндөө байдаг.</w:t>
      </w:r>
    </w:p>
    <w:p w14:paraId="4D6F58F0" w14:textId="77777777" w:rsidR="007328F0" w:rsidRPr="00E35F62" w:rsidRDefault="007328F0" w:rsidP="00970006">
      <w:pPr>
        <w:pStyle w:val="ListParagraph"/>
        <w:numPr>
          <w:ilvl w:val="0"/>
          <w:numId w:val="1"/>
        </w:numPr>
        <w:spacing w:after="0"/>
        <w:rPr>
          <w:rFonts w:ascii="Consolas" w:hAnsi="Consolas" w:cs="Consolas"/>
          <w:sz w:val="24"/>
          <w:szCs w:val="24"/>
          <w:lang w:val="mn-MN"/>
        </w:rPr>
      </w:pPr>
      <w:r w:rsidRPr="00E35F62">
        <w:rPr>
          <w:rFonts w:ascii="Consolas" w:hAnsi="Consolas" w:cs="Consolas"/>
          <w:sz w:val="24"/>
          <w:szCs w:val="24"/>
          <w:lang w:val="mn-MN"/>
        </w:rPr>
        <w:t xml:space="preserve">HTML CSS ашиглаж  статик сайт хийснээ wordpress-ын admin удирдлыг ашиглаж сайт хийх </w:t>
      </w:r>
    </w:p>
    <w:p w14:paraId="43B3C14F"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Яаж хийх вэ гэхлээр wordpess template-г ашишлаад </w:t>
      </w:r>
    </w:p>
    <w:p w14:paraId="620BD089"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C:\xampp\htdocs\wp\wp-content\themes\</w:t>
      </w:r>
      <w:r w:rsidRPr="00E35F62">
        <w:rPr>
          <w:lang w:val="mn-MN"/>
        </w:rPr>
        <w:t xml:space="preserve"> </w:t>
      </w:r>
      <w:r w:rsidRPr="00E35F62">
        <w:rPr>
          <w:rFonts w:ascii="Consolas" w:hAnsi="Consolas" w:cs="Consolas"/>
          <w:sz w:val="24"/>
          <w:szCs w:val="24"/>
          <w:lang w:val="mn-MN"/>
        </w:rPr>
        <w:t xml:space="preserve">twentytwenty - дотор файлуудыг өөрчилсөөр өөрийн template болоод тэрийгээ хөгжүүлээд явна. </w:t>
      </w:r>
    </w:p>
    <w:p w14:paraId="7A4BF3A1" w14:textId="77777777" w:rsidR="00AF7BC7" w:rsidRPr="00E35F62" w:rsidRDefault="00AF7BC7" w:rsidP="00970006">
      <w:pPr>
        <w:spacing w:after="0"/>
        <w:rPr>
          <w:rFonts w:ascii="Consolas" w:hAnsi="Consolas" w:cs="Consolas"/>
          <w:sz w:val="24"/>
          <w:szCs w:val="24"/>
          <w:lang w:val="mn-MN"/>
        </w:rPr>
      </w:pPr>
    </w:p>
    <w:p w14:paraId="4ECE5BDA" w14:textId="77777777" w:rsidR="002E08FD" w:rsidRPr="00E35F62" w:rsidRDefault="002E08FD" w:rsidP="00970006">
      <w:pPr>
        <w:spacing w:after="0"/>
        <w:rPr>
          <w:rFonts w:ascii="Consolas" w:hAnsi="Consolas" w:cs="Consolas"/>
          <w:sz w:val="24"/>
          <w:szCs w:val="24"/>
          <w:lang w:val="mn-MN"/>
        </w:rPr>
      </w:pPr>
    </w:p>
    <w:p w14:paraId="5DA6977B" w14:textId="77777777" w:rsidR="002E08FD" w:rsidRPr="00E35F62" w:rsidRDefault="003E536A"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 </w:t>
      </w:r>
      <w:r w:rsidR="007328F0" w:rsidRPr="00E35F62">
        <w:rPr>
          <w:rFonts w:ascii="Consolas" w:hAnsi="Consolas" w:cs="Consolas"/>
          <w:b/>
          <w:sz w:val="28"/>
          <w:szCs w:val="28"/>
          <w:lang w:val="mn-MN"/>
        </w:rPr>
        <w:t>Wordpess admin удирдлага</w:t>
      </w:r>
    </w:p>
    <w:p w14:paraId="5B0E28FE" w14:textId="77777777" w:rsidR="00801F31" w:rsidRPr="00E35F62" w:rsidRDefault="00801F31" w:rsidP="00970006">
      <w:pPr>
        <w:spacing w:after="0"/>
        <w:rPr>
          <w:rFonts w:ascii="Consolas" w:hAnsi="Consolas" w:cs="Consolas"/>
          <w:b/>
          <w:sz w:val="28"/>
          <w:szCs w:val="28"/>
          <w:lang w:val="mn-MN"/>
        </w:rPr>
      </w:pPr>
    </w:p>
    <w:p w14:paraId="494773E9" w14:textId="77777777" w:rsidR="007328F0" w:rsidRPr="00E35F62" w:rsidRDefault="007328F0" w:rsidP="00970006">
      <w:pPr>
        <w:spacing w:after="0"/>
        <w:rPr>
          <w:rFonts w:ascii="Consolas" w:hAnsi="Consolas" w:cs="Consolas"/>
          <w:sz w:val="24"/>
          <w:szCs w:val="24"/>
          <w:lang w:val="mn-MN"/>
        </w:rPr>
      </w:pPr>
    </w:p>
    <w:p w14:paraId="5536911A" w14:textId="77777777" w:rsidR="007328F0"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Page ***********************</w:t>
      </w:r>
    </w:p>
    <w:p w14:paraId="29697C05" w14:textId="77777777" w:rsidR="00702C9F" w:rsidRPr="00E35F62" w:rsidRDefault="00702C9F" w:rsidP="00970006">
      <w:pPr>
        <w:spacing w:after="0"/>
        <w:rPr>
          <w:rFonts w:ascii="Consolas" w:hAnsi="Consolas" w:cs="Consolas"/>
          <w:sz w:val="24"/>
          <w:szCs w:val="24"/>
          <w:lang w:val="mn-MN"/>
        </w:rPr>
      </w:pPr>
    </w:p>
    <w:p w14:paraId="4EC7A308"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Б</w:t>
      </w:r>
      <w:r w:rsidR="00702C9F" w:rsidRPr="00E35F62">
        <w:rPr>
          <w:rFonts w:ascii="Consolas" w:hAnsi="Consolas" w:cs="Consolas"/>
          <w:sz w:val="24"/>
          <w:szCs w:val="24"/>
          <w:lang w:val="mn-MN"/>
        </w:rPr>
        <w:t xml:space="preserve">идний тухай </w:t>
      </w:r>
    </w:p>
    <w:p w14:paraId="5BC6543A"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w:t>
      </w:r>
      <w:r w:rsidR="00702C9F" w:rsidRPr="00E35F62">
        <w:rPr>
          <w:rFonts w:ascii="Consolas" w:hAnsi="Consolas" w:cs="Consolas"/>
          <w:sz w:val="24"/>
          <w:szCs w:val="24"/>
          <w:lang w:val="mn-MN"/>
        </w:rPr>
        <w:t>Мэндчилгээ</w:t>
      </w:r>
    </w:p>
    <w:p w14:paraId="629A2B9B"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Add to menu </w:t>
      </w:r>
    </w:p>
    <w:p w14:paraId="4F87C0C9" w14:textId="77777777" w:rsidR="00702C9F" w:rsidRPr="00E35F62" w:rsidRDefault="00702C9F" w:rsidP="00970006">
      <w:pPr>
        <w:spacing w:after="0"/>
        <w:rPr>
          <w:rFonts w:ascii="Consolas" w:hAnsi="Consolas" w:cs="Consolas"/>
          <w:sz w:val="24"/>
          <w:szCs w:val="24"/>
          <w:lang w:val="mn-MN"/>
        </w:rPr>
      </w:pPr>
    </w:p>
    <w:p w14:paraId="25FBB2F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Categories ***********************</w:t>
      </w:r>
    </w:p>
    <w:p w14:paraId="440C8BCF" w14:textId="77777777" w:rsidR="00702C9F" w:rsidRPr="00E35F62" w:rsidRDefault="00702C9F" w:rsidP="00970006">
      <w:pPr>
        <w:spacing w:after="0"/>
        <w:rPr>
          <w:rFonts w:ascii="Consolas" w:hAnsi="Consolas" w:cs="Consolas"/>
          <w:sz w:val="24"/>
          <w:szCs w:val="24"/>
          <w:lang w:val="mn-MN"/>
        </w:rPr>
      </w:pPr>
    </w:p>
    <w:p w14:paraId="305C703F"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702C9F" w:rsidRPr="00E35F62">
        <w:rPr>
          <w:rFonts w:ascii="Consolas" w:hAnsi="Consolas" w:cs="Consolas"/>
          <w:sz w:val="24"/>
          <w:szCs w:val="24"/>
          <w:lang w:val="mn-MN"/>
        </w:rPr>
        <w:t>Мэдээ мэдээлэл</w:t>
      </w:r>
    </w:p>
    <w:p w14:paraId="654AF7E0"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702C9F" w:rsidRPr="00E35F62">
        <w:rPr>
          <w:rFonts w:ascii="Consolas" w:hAnsi="Consolas" w:cs="Consolas"/>
          <w:sz w:val="24"/>
          <w:szCs w:val="24"/>
          <w:lang w:val="mn-MN"/>
        </w:rPr>
        <w:t>Видео мэдээлэл</w:t>
      </w:r>
    </w:p>
    <w:p w14:paraId="08144829" w14:textId="77777777" w:rsidR="00702C9F" w:rsidRPr="00E35F62" w:rsidRDefault="007328F0" w:rsidP="00970006">
      <w:pPr>
        <w:spacing w:after="0"/>
        <w:rPr>
          <w:rFonts w:ascii="Consolas" w:hAnsi="Consolas" w:cs="Consolas"/>
          <w:sz w:val="24"/>
          <w:szCs w:val="24"/>
          <w:lang w:val="mn-MN"/>
        </w:rPr>
      </w:pPr>
      <w:r w:rsidRPr="00E35F62">
        <w:rPr>
          <w:rFonts w:ascii="Consolas" w:hAnsi="Consolas" w:cs="Consolas"/>
          <w:sz w:val="24"/>
          <w:szCs w:val="24"/>
          <w:lang w:val="mn-MN"/>
        </w:rPr>
        <w:tab/>
        <w:t>Add to menu</w:t>
      </w:r>
    </w:p>
    <w:p w14:paraId="0D210312" w14:textId="77777777" w:rsidR="00702C9F" w:rsidRPr="00E35F62" w:rsidRDefault="00702C9F" w:rsidP="00970006">
      <w:pPr>
        <w:spacing w:after="0"/>
        <w:rPr>
          <w:rFonts w:ascii="Consolas" w:hAnsi="Consolas" w:cs="Consolas"/>
          <w:sz w:val="24"/>
          <w:szCs w:val="24"/>
          <w:lang w:val="mn-MN"/>
        </w:rPr>
      </w:pPr>
    </w:p>
    <w:p w14:paraId="467F898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Menus нэмэх  *********************</w:t>
      </w:r>
    </w:p>
    <w:p w14:paraId="25CBDE88" w14:textId="77777777" w:rsidR="00702C9F" w:rsidRPr="00E35F62" w:rsidRDefault="00702C9F" w:rsidP="00970006">
      <w:pPr>
        <w:spacing w:after="0"/>
        <w:rPr>
          <w:rFonts w:ascii="Consolas" w:hAnsi="Consolas" w:cs="Consolas"/>
          <w:sz w:val="24"/>
          <w:szCs w:val="24"/>
          <w:lang w:val="mn-MN"/>
        </w:rPr>
      </w:pPr>
    </w:p>
    <w:p w14:paraId="1924BCC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Edit Menus</w:t>
      </w:r>
    </w:p>
    <w:p w14:paraId="316A1E8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F22799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******Үндсэн menu***********</w:t>
      </w:r>
    </w:p>
    <w:p w14:paraId="789F471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Name: Нүүр</w:t>
      </w:r>
    </w:p>
    <w:p w14:paraId="1176D76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create menu </w:t>
      </w:r>
    </w:p>
    <w:p w14:paraId="173378E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CB1AC2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Add menu items</w:t>
      </w:r>
    </w:p>
    <w:p w14:paraId="37272306" w14:textId="77777777" w:rsidR="00702C9F" w:rsidRPr="00E35F62" w:rsidRDefault="00702C9F" w:rsidP="00970006">
      <w:pPr>
        <w:spacing w:after="0"/>
        <w:rPr>
          <w:rFonts w:ascii="Consolas" w:hAnsi="Consolas" w:cs="Consolas"/>
          <w:sz w:val="24"/>
          <w:szCs w:val="24"/>
          <w:lang w:val="mn-MN"/>
        </w:rPr>
      </w:pPr>
    </w:p>
    <w:p w14:paraId="73776D8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1. page - view all </w:t>
      </w:r>
    </w:p>
    <w:p w14:paraId="47B0BCE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home </w:t>
      </w:r>
    </w:p>
    <w:p w14:paraId="624C28C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1EC48CD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Мэндчилгээ</w:t>
      </w:r>
    </w:p>
    <w:p w14:paraId="755B0ECE" w14:textId="77777777" w:rsidR="00702C9F" w:rsidRPr="00E35F62" w:rsidRDefault="00702C9F" w:rsidP="00970006">
      <w:pPr>
        <w:spacing w:after="0"/>
        <w:rPr>
          <w:rFonts w:ascii="Consolas" w:hAnsi="Consolas" w:cs="Consolas"/>
          <w:sz w:val="24"/>
          <w:szCs w:val="24"/>
          <w:lang w:val="mn-MN"/>
        </w:rPr>
      </w:pPr>
    </w:p>
    <w:p w14:paraId="4153EFB8"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2. Custom Links</w:t>
      </w:r>
    </w:p>
    <w:p w14:paraId="4C203B7D" w14:textId="77777777" w:rsidR="00702C9F" w:rsidRPr="00E35F62" w:rsidRDefault="00702C9F" w:rsidP="00970006">
      <w:pPr>
        <w:spacing w:after="0"/>
        <w:rPr>
          <w:rFonts w:ascii="Consolas" w:hAnsi="Consolas" w:cs="Consolas"/>
          <w:sz w:val="24"/>
          <w:szCs w:val="24"/>
          <w:lang w:val="mn-MN"/>
        </w:rPr>
      </w:pPr>
    </w:p>
    <w:p w14:paraId="0B96F57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 https://www.google.com/</w:t>
      </w:r>
    </w:p>
    <w:p w14:paraId="3954966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Энд дарж хайлт хийнэ үү</w:t>
      </w:r>
    </w:p>
    <w:p w14:paraId="7D1AA6A9" w14:textId="77777777" w:rsidR="00702C9F" w:rsidRPr="00E35F62" w:rsidRDefault="00702C9F" w:rsidP="00970006">
      <w:pPr>
        <w:spacing w:after="0"/>
        <w:rPr>
          <w:rFonts w:ascii="Consolas" w:hAnsi="Consolas" w:cs="Consolas"/>
          <w:sz w:val="24"/>
          <w:szCs w:val="24"/>
          <w:lang w:val="mn-MN"/>
        </w:rPr>
      </w:pPr>
    </w:p>
    <w:p w14:paraId="027898E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3. Categories</w:t>
      </w:r>
    </w:p>
    <w:p w14:paraId="678ECB54"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Мэдээ мэдээлэл</w:t>
      </w:r>
    </w:p>
    <w:p w14:paraId="6C1B478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Видео мэдээлэл</w:t>
      </w:r>
    </w:p>
    <w:p w14:paraId="6D9514F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add to menu</w:t>
      </w:r>
    </w:p>
    <w:p w14:paraId="0B51FD4F" w14:textId="77777777" w:rsidR="00702C9F" w:rsidRPr="00E35F62" w:rsidRDefault="00702C9F" w:rsidP="00970006">
      <w:pPr>
        <w:spacing w:after="0"/>
        <w:rPr>
          <w:rFonts w:ascii="Consolas" w:hAnsi="Consolas" w:cs="Consolas"/>
          <w:sz w:val="24"/>
          <w:szCs w:val="24"/>
          <w:lang w:val="mn-MN"/>
        </w:rPr>
      </w:pPr>
    </w:p>
    <w:p w14:paraId="636F6E6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4EA5F4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6E56BB3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цэсний тохиргоо хийхдээ </w:t>
      </w:r>
    </w:p>
    <w:p w14:paraId="10589681" w14:textId="77777777" w:rsidR="00702C9F" w:rsidRPr="00E35F62" w:rsidRDefault="00702C9F" w:rsidP="00970006">
      <w:pPr>
        <w:spacing w:after="0"/>
        <w:rPr>
          <w:rFonts w:ascii="Consolas" w:hAnsi="Consolas" w:cs="Consolas"/>
          <w:sz w:val="24"/>
          <w:szCs w:val="24"/>
          <w:lang w:val="mn-MN"/>
        </w:rPr>
      </w:pPr>
    </w:p>
    <w:p w14:paraId="319299D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home - ыг хуудас болго</w:t>
      </w:r>
    </w:p>
    <w:p w14:paraId="6023E7A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5C7ACDC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Мэндчилгээ (sub menu)</w:t>
      </w:r>
    </w:p>
    <w:p w14:paraId="6E344804"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Энд дарж хайлт хийнэ үү</w:t>
      </w:r>
    </w:p>
    <w:p w14:paraId="66BBB8A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Мэдээ мэдээлэл</w:t>
      </w:r>
    </w:p>
    <w:p w14:paraId="4AA82B4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Видео мэдээлэл (sub menu)</w:t>
      </w:r>
    </w:p>
    <w:p w14:paraId="3091DEC6" w14:textId="77777777" w:rsidR="00702C9F" w:rsidRPr="00E35F62" w:rsidRDefault="00702C9F" w:rsidP="00970006">
      <w:pPr>
        <w:spacing w:after="0"/>
        <w:rPr>
          <w:rFonts w:ascii="Consolas" w:hAnsi="Consolas" w:cs="Consolas"/>
          <w:sz w:val="24"/>
          <w:szCs w:val="24"/>
          <w:lang w:val="mn-MN"/>
        </w:rPr>
      </w:pPr>
    </w:p>
    <w:p w14:paraId="671C157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B6F5CC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Settings</w:t>
      </w:r>
    </w:p>
    <w:p w14:paraId="3A47182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Primary menu</w:t>
      </w:r>
    </w:p>
    <w:p w14:paraId="5475A20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save menu </w:t>
      </w:r>
    </w:p>
    <w:p w14:paraId="3FD59992" w14:textId="77777777" w:rsidR="00702C9F" w:rsidRPr="00E35F62" w:rsidRDefault="00702C9F" w:rsidP="00970006">
      <w:pPr>
        <w:spacing w:after="0"/>
        <w:rPr>
          <w:rFonts w:ascii="Consolas" w:hAnsi="Consolas" w:cs="Consolas"/>
          <w:sz w:val="24"/>
          <w:szCs w:val="24"/>
          <w:lang w:val="mn-MN"/>
        </w:rPr>
      </w:pPr>
    </w:p>
    <w:p w14:paraId="0071444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r w:rsidR="00801F31" w:rsidRPr="00E35F62">
        <w:rPr>
          <w:rFonts w:ascii="Consolas" w:hAnsi="Consolas" w:cs="Consolas"/>
          <w:sz w:val="24"/>
          <w:szCs w:val="24"/>
          <w:lang w:val="mn-MN"/>
        </w:rPr>
        <w:t>-------------------------------</w:t>
      </w:r>
    </w:p>
    <w:p w14:paraId="1454B07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*************footer menu ******************</w:t>
      </w:r>
    </w:p>
    <w:p w14:paraId="1002447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create a new menu.</w:t>
      </w:r>
    </w:p>
    <w:p w14:paraId="420A0F1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6F0E259" w14:textId="77777777" w:rsidR="00702C9F" w:rsidRPr="00E35F62" w:rsidRDefault="00702C9F" w:rsidP="00970006">
      <w:pPr>
        <w:spacing w:after="0"/>
        <w:rPr>
          <w:rFonts w:ascii="Consolas" w:hAnsi="Consolas" w:cs="Consolas"/>
          <w:sz w:val="24"/>
          <w:szCs w:val="24"/>
          <w:lang w:val="mn-MN"/>
        </w:rPr>
      </w:pPr>
    </w:p>
    <w:p w14:paraId="32281FF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485FF47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43264FB" w14:textId="77777777" w:rsidR="00702C9F" w:rsidRPr="00E35F62" w:rsidRDefault="00702C9F" w:rsidP="00970006">
      <w:pPr>
        <w:spacing w:after="0"/>
        <w:rPr>
          <w:rFonts w:ascii="Consolas" w:hAnsi="Consolas" w:cs="Consolas"/>
          <w:sz w:val="24"/>
          <w:szCs w:val="24"/>
          <w:lang w:val="mn-MN"/>
        </w:rPr>
      </w:pPr>
    </w:p>
    <w:p w14:paraId="3C58AC4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Menu Name: footer </w:t>
      </w:r>
    </w:p>
    <w:p w14:paraId="30D6EBE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create menu </w:t>
      </w:r>
    </w:p>
    <w:p w14:paraId="4023CB6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83F6F95" w14:textId="77777777" w:rsidR="00702C9F" w:rsidRPr="00E35F62" w:rsidRDefault="00702C9F" w:rsidP="00970006">
      <w:pPr>
        <w:spacing w:after="0"/>
        <w:rPr>
          <w:rFonts w:ascii="Consolas" w:hAnsi="Consolas" w:cs="Consolas"/>
          <w:sz w:val="24"/>
          <w:szCs w:val="24"/>
          <w:lang w:val="mn-MN"/>
        </w:rPr>
      </w:pPr>
    </w:p>
    <w:p w14:paraId="74A88B4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Add menu items</w:t>
      </w:r>
    </w:p>
    <w:p w14:paraId="00F529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1. page - view all </w:t>
      </w:r>
    </w:p>
    <w:p w14:paraId="5855FC8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75C4BC6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Мэндчилгээ</w:t>
      </w:r>
    </w:p>
    <w:p w14:paraId="177D858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add to menu</w:t>
      </w:r>
    </w:p>
    <w:p w14:paraId="4579580D"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5B33BECA" w14:textId="77777777" w:rsidR="00702C9F" w:rsidRPr="00E35F62" w:rsidRDefault="00702C9F" w:rsidP="00970006">
      <w:pPr>
        <w:spacing w:after="0"/>
        <w:rPr>
          <w:rFonts w:ascii="Consolas" w:hAnsi="Consolas" w:cs="Consolas"/>
          <w:sz w:val="24"/>
          <w:szCs w:val="24"/>
          <w:lang w:val="mn-MN"/>
        </w:rPr>
      </w:pPr>
    </w:p>
    <w:p w14:paraId="6B2B43F1" w14:textId="77777777" w:rsidR="00702C9F" w:rsidRPr="00E35F62" w:rsidRDefault="00702C9F" w:rsidP="00970006">
      <w:pPr>
        <w:spacing w:after="0"/>
        <w:rPr>
          <w:rFonts w:ascii="Consolas" w:hAnsi="Consolas" w:cs="Consolas"/>
          <w:sz w:val="24"/>
          <w:szCs w:val="24"/>
          <w:lang w:val="mn-MN"/>
        </w:rPr>
      </w:pPr>
    </w:p>
    <w:p w14:paraId="75DA585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structure</w:t>
      </w:r>
    </w:p>
    <w:p w14:paraId="547C72C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бидний тухай </w:t>
      </w:r>
    </w:p>
    <w:p w14:paraId="454CF0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Мэндчилгээ*</w:t>
      </w:r>
    </w:p>
    <w:p w14:paraId="33C36E6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6B6ED84E" w14:textId="77777777" w:rsidR="00702C9F" w:rsidRPr="00E35F62" w:rsidRDefault="00702C9F" w:rsidP="00970006">
      <w:pPr>
        <w:spacing w:after="0"/>
        <w:rPr>
          <w:rFonts w:ascii="Consolas" w:hAnsi="Consolas" w:cs="Consolas"/>
          <w:sz w:val="24"/>
          <w:szCs w:val="24"/>
          <w:lang w:val="mn-MN"/>
        </w:rPr>
      </w:pPr>
    </w:p>
    <w:p w14:paraId="166D0A58"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Menu Settings</w:t>
      </w:r>
    </w:p>
    <w:p w14:paraId="70329BEC"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Secondary menu</w:t>
      </w:r>
    </w:p>
    <w:p w14:paraId="6094914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save menu </w:t>
      </w:r>
    </w:p>
    <w:p w14:paraId="3E9694B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31D4A366" w14:textId="77777777" w:rsidR="00702C9F" w:rsidRPr="00E35F62" w:rsidRDefault="00702C9F" w:rsidP="00970006">
      <w:pPr>
        <w:spacing w:after="0"/>
        <w:rPr>
          <w:rFonts w:ascii="Consolas" w:hAnsi="Consolas" w:cs="Consolas"/>
          <w:sz w:val="24"/>
          <w:szCs w:val="24"/>
          <w:lang w:val="mn-MN"/>
        </w:rPr>
      </w:pPr>
    </w:p>
    <w:p w14:paraId="458D554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********************POST нэмэх ****************************</w:t>
      </w:r>
    </w:p>
    <w:p w14:paraId="5A0C3FE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Post - add new</w:t>
      </w:r>
    </w:p>
    <w:p w14:paraId="22FB8D7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76E7881" w14:textId="77777777" w:rsidR="00702C9F" w:rsidRPr="00E35F62" w:rsidRDefault="00702C9F" w:rsidP="00970006">
      <w:pPr>
        <w:spacing w:after="0"/>
        <w:rPr>
          <w:rFonts w:ascii="Consolas" w:hAnsi="Consolas" w:cs="Consolas"/>
          <w:sz w:val="24"/>
          <w:szCs w:val="24"/>
          <w:lang w:val="mn-MN"/>
        </w:rPr>
      </w:pPr>
    </w:p>
    <w:p w14:paraId="5411ACC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Мэдээний гарчиг </w:t>
      </w:r>
    </w:p>
    <w:p w14:paraId="451E25C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мэдээний дэлэнгэргүй </w:t>
      </w:r>
    </w:p>
    <w:p w14:paraId="309D5609" w14:textId="77777777" w:rsidR="00702C9F" w:rsidRPr="00E35F62" w:rsidRDefault="00702C9F" w:rsidP="00970006">
      <w:pPr>
        <w:spacing w:after="0"/>
        <w:rPr>
          <w:rFonts w:ascii="Consolas" w:hAnsi="Consolas" w:cs="Consolas"/>
          <w:sz w:val="24"/>
          <w:szCs w:val="24"/>
          <w:lang w:val="mn-MN"/>
        </w:rPr>
      </w:pPr>
    </w:p>
    <w:p w14:paraId="1EFA56F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categories (ямар ангилал дотор харяалагдахыг хэлнэ.)</w:t>
      </w:r>
    </w:p>
    <w:p w14:paraId="04E6DDF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 мэдээлэл </w:t>
      </w:r>
    </w:p>
    <w:p w14:paraId="27DEAC05" w14:textId="77777777" w:rsidR="00702C9F" w:rsidRPr="00E35F62" w:rsidRDefault="00702C9F" w:rsidP="00970006">
      <w:pPr>
        <w:spacing w:after="0"/>
        <w:rPr>
          <w:rFonts w:ascii="Consolas" w:hAnsi="Consolas" w:cs="Consolas"/>
          <w:sz w:val="24"/>
          <w:szCs w:val="24"/>
          <w:lang w:val="mn-MN"/>
        </w:rPr>
      </w:pPr>
    </w:p>
    <w:p w14:paraId="2479FA6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Featured image (Нүүрэн дээрх зураг )</w:t>
      </w:r>
    </w:p>
    <w:p w14:paraId="76874EC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Set featured image - Select Files - Зураг - Set featured image</w:t>
      </w:r>
    </w:p>
    <w:p w14:paraId="3FE60594" w14:textId="77777777" w:rsidR="00702C9F" w:rsidRPr="00E35F62" w:rsidRDefault="00702C9F" w:rsidP="00970006">
      <w:pPr>
        <w:spacing w:after="0"/>
        <w:rPr>
          <w:rFonts w:ascii="Consolas" w:hAnsi="Consolas" w:cs="Consolas"/>
          <w:sz w:val="24"/>
          <w:szCs w:val="24"/>
          <w:lang w:val="mn-MN"/>
        </w:rPr>
      </w:pPr>
    </w:p>
    <w:p w14:paraId="7670DE25"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publish </w:t>
      </w:r>
    </w:p>
    <w:p w14:paraId="63073A6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2758A97C" w14:textId="77777777" w:rsidR="00702C9F" w:rsidRPr="00E35F62" w:rsidRDefault="00702C9F" w:rsidP="00970006">
      <w:pPr>
        <w:spacing w:after="0"/>
        <w:rPr>
          <w:rFonts w:ascii="Consolas" w:hAnsi="Consolas" w:cs="Consolas"/>
          <w:sz w:val="24"/>
          <w:szCs w:val="24"/>
          <w:lang w:val="mn-MN"/>
        </w:rPr>
      </w:pPr>
    </w:p>
    <w:p w14:paraId="0F6ABDA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мэдээний дотор байгаа зураг бусад мэдээлэл мэдээний дэлгэрэнгүй  </w:t>
      </w:r>
    </w:p>
    <w:p w14:paraId="0CF9C38D" w14:textId="77777777" w:rsidR="00702C9F" w:rsidRPr="00E35F62" w:rsidRDefault="00702C9F" w:rsidP="00970006">
      <w:pPr>
        <w:spacing w:after="0"/>
        <w:rPr>
          <w:rFonts w:ascii="Consolas" w:hAnsi="Consolas" w:cs="Consolas"/>
          <w:sz w:val="24"/>
          <w:szCs w:val="24"/>
          <w:lang w:val="mn-MN"/>
        </w:rPr>
      </w:pPr>
    </w:p>
    <w:p w14:paraId="64CFA79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all post - дотор бүх мэдээнүүд буву post байгаа. Ямар ангилал ямар мэдээ орж ирсэн. </w:t>
      </w:r>
    </w:p>
    <w:p w14:paraId="0D5CAAD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   засВарлах бол edit</w:t>
      </w:r>
    </w:p>
    <w:p w14:paraId="3711C36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   устгах бол edit</w:t>
      </w:r>
    </w:p>
    <w:p w14:paraId="3F8332F2" w14:textId="77777777" w:rsidR="00702C9F" w:rsidRPr="00E35F62" w:rsidRDefault="00702C9F" w:rsidP="00970006">
      <w:pPr>
        <w:spacing w:after="0"/>
        <w:rPr>
          <w:rFonts w:ascii="Consolas" w:hAnsi="Consolas" w:cs="Consolas"/>
          <w:sz w:val="24"/>
          <w:szCs w:val="24"/>
          <w:lang w:val="mn-MN"/>
        </w:rPr>
      </w:pPr>
    </w:p>
    <w:p w14:paraId="27463B8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C66FDDD" w14:textId="77777777" w:rsidR="00702C9F" w:rsidRPr="00E35F62" w:rsidRDefault="00702C9F" w:rsidP="00970006">
      <w:pPr>
        <w:spacing w:after="0"/>
        <w:rPr>
          <w:rFonts w:ascii="Consolas" w:hAnsi="Consolas" w:cs="Consolas"/>
          <w:sz w:val="24"/>
          <w:szCs w:val="24"/>
          <w:lang w:val="mn-MN"/>
        </w:rPr>
      </w:pPr>
    </w:p>
    <w:p w14:paraId="2625F43C" w14:textId="77777777" w:rsidR="00702C9F" w:rsidRPr="00E35F62" w:rsidRDefault="00702C9F" w:rsidP="00970006">
      <w:pPr>
        <w:spacing w:after="0"/>
        <w:rPr>
          <w:rFonts w:ascii="Consolas" w:hAnsi="Consolas" w:cs="Consolas"/>
          <w:sz w:val="24"/>
          <w:szCs w:val="24"/>
          <w:lang w:val="mn-MN"/>
        </w:rPr>
      </w:pPr>
    </w:p>
    <w:p w14:paraId="19175952"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4. Media хэсэг -  сайтад ашиглагдаж байгаа зураг орж ирнэ өөрөө оруулж ирнэ. </w:t>
      </w:r>
    </w:p>
    <w:p w14:paraId="2FCA691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5. comment хэсэг - сэтгэгдэл хэсгийг хянах боломжтой. </w:t>
      </w:r>
    </w:p>
    <w:p w14:paraId="032F84E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6.  user-ын эрх </w:t>
      </w:r>
    </w:p>
    <w:p w14:paraId="510B80EA"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1. Administrator - хамгийн том эрхтэй </w:t>
      </w:r>
    </w:p>
    <w:p w14:paraId="415D84C6"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2. Editor -  Post, Page -үүдийг edit хийж болно. </w:t>
      </w:r>
    </w:p>
    <w:p w14:paraId="3BBB82C3"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3. Autor -   Зөвхөн post хэсэг харагдана. Зөвхөн өөрөө мэдээ нэмнэ. өөрийнхөө оруулсан мэдээг устгаж болно.  </w:t>
      </w:r>
    </w:p>
    <w:p w14:paraId="23943CB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4. Contributor - </w:t>
      </w:r>
    </w:p>
    <w:p w14:paraId="08EA3C6F"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ab/>
        <w:t xml:space="preserve">5. Subscriber - Зүгээр бүртгүүлээл юу ч хийхгүй өөрийнхөө мэдээллийг өгч байна. </w:t>
      </w:r>
    </w:p>
    <w:p w14:paraId="1D1D1CC8" w14:textId="77777777" w:rsidR="00702C9F" w:rsidRPr="00E35F62" w:rsidRDefault="00702C9F" w:rsidP="00970006">
      <w:pPr>
        <w:spacing w:after="0"/>
        <w:rPr>
          <w:rFonts w:ascii="Consolas" w:hAnsi="Consolas" w:cs="Consolas"/>
          <w:sz w:val="24"/>
          <w:szCs w:val="24"/>
          <w:lang w:val="mn-MN"/>
        </w:rPr>
      </w:pPr>
    </w:p>
    <w:p w14:paraId="00E5EFD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7. Setting</w:t>
      </w:r>
    </w:p>
    <w:p w14:paraId="102DB929"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site title - Сайтын дээр гарч байгаа энд бичигдэн. </w:t>
      </w:r>
    </w:p>
    <w:p w14:paraId="45250F05" w14:textId="77777777" w:rsidR="00702C9F" w:rsidRPr="00E35F62" w:rsidRDefault="00702C9F" w:rsidP="00970006">
      <w:pPr>
        <w:spacing w:after="0"/>
        <w:rPr>
          <w:rFonts w:ascii="Consolas" w:hAnsi="Consolas" w:cs="Consolas"/>
          <w:sz w:val="24"/>
          <w:szCs w:val="24"/>
          <w:lang w:val="mn-MN"/>
        </w:rPr>
      </w:pPr>
    </w:p>
    <w:p w14:paraId="39BE0FD7" w14:textId="77777777" w:rsidR="00702C9F" w:rsidRPr="00E35F62" w:rsidRDefault="00702C9F" w:rsidP="00970006">
      <w:pPr>
        <w:spacing w:after="0"/>
        <w:rPr>
          <w:rFonts w:ascii="Consolas" w:hAnsi="Consolas" w:cs="Consolas"/>
          <w:sz w:val="24"/>
          <w:szCs w:val="24"/>
          <w:lang w:val="mn-MN"/>
        </w:rPr>
      </w:pPr>
    </w:p>
    <w:p w14:paraId="4B72852B" w14:textId="77777777" w:rsidR="00702C9F" w:rsidRPr="00E35F62" w:rsidRDefault="00161785" w:rsidP="00970006">
      <w:pPr>
        <w:spacing w:after="0"/>
        <w:rPr>
          <w:rFonts w:ascii="Consolas" w:hAnsi="Consolas" w:cs="Consolas"/>
          <w:b/>
          <w:sz w:val="28"/>
          <w:szCs w:val="28"/>
          <w:lang w:val="mn-MN"/>
        </w:rPr>
      </w:pPr>
      <w:r w:rsidRPr="00E35F62">
        <w:rPr>
          <w:rFonts w:ascii="Consolas" w:hAnsi="Consolas" w:cs="Consolas"/>
          <w:b/>
          <w:sz w:val="28"/>
          <w:szCs w:val="28"/>
          <w:lang w:val="mn-MN"/>
        </w:rPr>
        <w:t xml:space="preserve">11. </w:t>
      </w:r>
      <w:r w:rsidR="00702C9F" w:rsidRPr="00E35F62">
        <w:rPr>
          <w:rFonts w:ascii="Consolas" w:hAnsi="Consolas" w:cs="Consolas"/>
          <w:b/>
          <w:sz w:val="28"/>
          <w:szCs w:val="28"/>
          <w:lang w:val="mn-MN"/>
        </w:rPr>
        <w:t>Template өөрийн болгох хэгсэг</w:t>
      </w:r>
    </w:p>
    <w:p w14:paraId="036BA934" w14:textId="77777777" w:rsidR="001C6874" w:rsidRPr="00E35F62" w:rsidRDefault="001C6874" w:rsidP="00970006">
      <w:pPr>
        <w:spacing w:after="0"/>
        <w:rPr>
          <w:rFonts w:ascii="Consolas" w:hAnsi="Consolas" w:cs="Consolas"/>
          <w:b/>
          <w:sz w:val="28"/>
          <w:szCs w:val="28"/>
          <w:lang w:val="mn-MN"/>
        </w:rPr>
      </w:pPr>
    </w:p>
    <w:p w14:paraId="5446D68D" w14:textId="77777777" w:rsidR="00702C9F" w:rsidRPr="00E35F62" w:rsidRDefault="00702C9F" w:rsidP="00970006">
      <w:pPr>
        <w:spacing w:after="0"/>
        <w:rPr>
          <w:rFonts w:ascii="Consolas" w:hAnsi="Consolas" w:cs="Consolas"/>
          <w:sz w:val="24"/>
          <w:szCs w:val="24"/>
          <w:lang w:val="mn-MN"/>
        </w:rPr>
      </w:pPr>
    </w:p>
    <w:p w14:paraId="3CA1D4EF" w14:textId="77777777" w:rsidR="00702C9F" w:rsidRPr="00E35F62" w:rsidRDefault="00756B8E"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Template өөрчлөх index хэсэг энэ доторх зүйлсийг өөррчил байж өөр болдог. </w:t>
      </w:r>
    </w:p>
    <w:p w14:paraId="2772BC60" w14:textId="77777777" w:rsidR="001C6874" w:rsidRPr="00E35F62" w:rsidRDefault="001C6874" w:rsidP="00970006">
      <w:pPr>
        <w:pStyle w:val="ListParagraph"/>
        <w:numPr>
          <w:ilvl w:val="0"/>
          <w:numId w:val="2"/>
        </w:numPr>
        <w:spacing w:after="0"/>
        <w:rPr>
          <w:rFonts w:ascii="Consolas" w:hAnsi="Consolas" w:cs="Consolas"/>
          <w:sz w:val="24"/>
          <w:szCs w:val="24"/>
          <w:lang w:val="mn-MN"/>
        </w:rPr>
      </w:pPr>
      <w:r w:rsidRPr="00E35F62">
        <w:rPr>
          <w:rFonts w:ascii="Consolas" w:hAnsi="Consolas" w:cs="Consolas"/>
          <w:sz w:val="24"/>
          <w:szCs w:val="24"/>
          <w:lang w:val="mn-MN"/>
        </w:rPr>
        <w:t>Template-ын нэрийг өөрчлөх</w:t>
      </w:r>
    </w:p>
    <w:p w14:paraId="77B189C3" w14:textId="77777777" w:rsidR="001C6874" w:rsidRPr="00E35F62" w:rsidRDefault="001C6874"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 xml:space="preserve">C:\xampp\htdocs\wp\wp-content\themes\twentytwenty </w:t>
      </w:r>
    </w:p>
    <w:p w14:paraId="70FEE457" w14:textId="77777777" w:rsidR="001C6874" w:rsidRPr="00E35F62" w:rsidRDefault="001C6874" w:rsidP="00970006">
      <w:pPr>
        <w:pStyle w:val="ListParagraph"/>
        <w:spacing w:after="0"/>
        <w:rPr>
          <w:ins w:id="0" w:author="computer" w:date="2021-03-13T18:26:00Z"/>
          <w:rFonts w:ascii="Consolas" w:hAnsi="Consolas" w:cs="Consolas"/>
          <w:sz w:val="24"/>
          <w:szCs w:val="24"/>
          <w:lang w:val="mn-MN"/>
        </w:rPr>
      </w:pPr>
      <w:r w:rsidRPr="00E35F62">
        <w:rPr>
          <w:rFonts w:ascii="Consolas" w:hAnsi="Consolas" w:cs="Consolas"/>
          <w:sz w:val="24"/>
          <w:szCs w:val="24"/>
          <w:lang w:val="mn-MN"/>
        </w:rPr>
        <w:t>C:\xampp\htdocs\wp\wp-content\themes\</w:t>
      </w:r>
      <w:r w:rsidR="00D864F6" w:rsidRPr="00E35F62">
        <w:rPr>
          <w:rFonts w:ascii="Consolas" w:hAnsi="Consolas" w:cs="Consolas"/>
          <w:sz w:val="24"/>
          <w:szCs w:val="24"/>
          <w:lang w:val="mn-MN"/>
        </w:rPr>
        <w:t>wp</w:t>
      </w:r>
    </w:p>
    <w:p w14:paraId="7D8ACA06" w14:textId="77777777" w:rsidR="001C6874" w:rsidRPr="00E35F62" w:rsidRDefault="001C6874" w:rsidP="00970006">
      <w:pPr>
        <w:spacing w:after="0"/>
        <w:rPr>
          <w:lang w:val="mn-MN"/>
        </w:rPr>
      </w:pPr>
      <w:del w:id="1" w:author="computer" w:date="2021-03-13T18:26:00Z">
        <w:r w:rsidRPr="00E35F62" w:rsidDel="001C6874">
          <w:rPr>
            <w:lang w:val="mn-MN"/>
          </w:rPr>
          <w:delText xml:space="preserve"> </w:delText>
        </w:r>
      </w:del>
    </w:p>
    <w:p w14:paraId="50754216" w14:textId="77777777" w:rsidR="001C6874" w:rsidRPr="00E35F62" w:rsidRDefault="00D864F6" w:rsidP="00970006">
      <w:pPr>
        <w:spacing w:after="0"/>
        <w:rPr>
          <w:lang w:val="mn-MN"/>
        </w:rPr>
      </w:pPr>
      <w:r w:rsidRPr="00E35F62">
        <w:rPr>
          <w:lang w:val="mn-MN"/>
        </w:rPr>
        <w:t xml:space="preserve">wp гэсэн нэртэй </w:t>
      </w:r>
      <w:r w:rsidRPr="00E35F62">
        <w:rPr>
          <w:rFonts w:ascii="Consolas" w:hAnsi="Consolas" w:cs="Consolas"/>
          <w:sz w:val="24"/>
          <w:szCs w:val="24"/>
          <w:lang w:val="mn-MN"/>
        </w:rPr>
        <w:t xml:space="preserve">template болж байна дотор нь ороод доорх файлуудыг өөрчилнө. </w:t>
      </w:r>
    </w:p>
    <w:p w14:paraId="3D753436" w14:textId="77777777" w:rsidR="001C6874" w:rsidRPr="00E35F62" w:rsidRDefault="001C6874" w:rsidP="00970006">
      <w:pPr>
        <w:spacing w:after="0"/>
        <w:rPr>
          <w:lang w:val="mn-MN"/>
        </w:rPr>
      </w:pPr>
    </w:p>
    <w:p w14:paraId="5460DCE0"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style.css</w:t>
      </w:r>
    </w:p>
    <w:p w14:paraId="23064E6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3F979EA"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54C6D2F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Template name: Site</w:t>
      </w:r>
    </w:p>
    <w:p w14:paraId="6A97EFBF"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Author: Khongor</w:t>
      </w:r>
    </w:p>
    <w:p w14:paraId="61D55E0F"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version: 1.2</w:t>
      </w:r>
    </w:p>
    <w:p w14:paraId="51863FF6"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description: Site template</w:t>
      </w:r>
    </w:p>
    <w:p w14:paraId="2650AA6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7FA598FD" w14:textId="77777777" w:rsidR="004864A2" w:rsidRPr="00E35F62" w:rsidRDefault="004864A2" w:rsidP="00970006">
      <w:pPr>
        <w:spacing w:after="0"/>
        <w:rPr>
          <w:rFonts w:ascii="Consolas" w:hAnsi="Consolas" w:cs="Consolas"/>
          <w:color w:val="FF0000"/>
          <w:sz w:val="24"/>
          <w:szCs w:val="24"/>
          <w:lang w:val="mn-MN"/>
        </w:rPr>
      </w:pPr>
      <w:r w:rsidRPr="00E35F62">
        <w:rPr>
          <w:rFonts w:ascii="Consolas" w:hAnsi="Consolas" w:cs="Consolas"/>
          <w:color w:val="FF0000"/>
          <w:sz w:val="24"/>
          <w:szCs w:val="24"/>
          <w:highlight w:val="yellow"/>
          <w:lang w:val="mn-MN"/>
        </w:rPr>
        <w:t xml:space="preserve">// Энд style.css буюу css кодоо хуулж өгнө.   </w:t>
      </w:r>
    </w:p>
    <w:p w14:paraId="0EEB19E0"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6C4C5281" w14:textId="77777777" w:rsidR="00702C9F" w:rsidRPr="00E35F62" w:rsidRDefault="00702C9F" w:rsidP="00970006">
      <w:pPr>
        <w:spacing w:after="0"/>
        <w:rPr>
          <w:rFonts w:ascii="Consolas" w:hAnsi="Consolas" w:cs="Consolas"/>
          <w:sz w:val="24"/>
          <w:szCs w:val="24"/>
          <w:lang w:val="mn-MN"/>
        </w:rPr>
      </w:pPr>
    </w:p>
    <w:p w14:paraId="47061E8A"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header.php</w:t>
      </w:r>
    </w:p>
    <w:p w14:paraId="50CE81C1"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D5498FD" w14:textId="77777777" w:rsidR="001C6874" w:rsidRPr="00E35F62" w:rsidRDefault="001C6874" w:rsidP="00970006">
      <w:pPr>
        <w:spacing w:after="0"/>
        <w:rPr>
          <w:rFonts w:ascii="Consolas" w:hAnsi="Consolas" w:cs="Consolas"/>
          <w:sz w:val="24"/>
          <w:szCs w:val="24"/>
          <w:lang w:val="mn-MN"/>
        </w:rPr>
      </w:pPr>
    </w:p>
    <w:p w14:paraId="517DED8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&lt;?php?&gt;&lt;!doctype html&gt;</w:t>
      </w:r>
    </w:p>
    <w:p w14:paraId="670D9EFE"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&lt;html &lt;?php language_attributes(); ?&gt;&gt;</w:t>
      </w:r>
    </w:p>
    <w:p w14:paraId="10995F6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&lt;head&gt;</w:t>
      </w:r>
    </w:p>
    <w:p w14:paraId="66ED9FD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&lt;meta charset="&lt;?php bloginfo( 'charset' ); ?&gt;" /&gt;</w:t>
      </w:r>
    </w:p>
    <w:p w14:paraId="45193E5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&lt;meta name="viewport" content="width=device-width, initial-scale=1" /&gt;</w:t>
      </w:r>
    </w:p>
    <w:p w14:paraId="74795D87"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&lt;link rel="profile" href="https://gmpg.org/xfn/11" /&gt;</w:t>
      </w:r>
    </w:p>
    <w:p w14:paraId="6F0600A5" w14:textId="77777777" w:rsidR="00C439CC" w:rsidRPr="00E35F62" w:rsidRDefault="00C439CC" w:rsidP="00970006">
      <w:pPr>
        <w:spacing w:after="0"/>
        <w:rPr>
          <w:rFonts w:ascii="Consolas" w:hAnsi="Consolas" w:cs="Consolas"/>
          <w:sz w:val="24"/>
          <w:szCs w:val="24"/>
          <w:lang w:val="mn-MN"/>
        </w:rPr>
      </w:pPr>
    </w:p>
    <w:p w14:paraId="5453BCD7" w14:textId="77777777" w:rsidR="00C439CC" w:rsidRPr="00E35F62" w:rsidRDefault="00C439CC" w:rsidP="00970006">
      <w:pPr>
        <w:spacing w:after="0"/>
        <w:rPr>
          <w:rFonts w:ascii="Consolas" w:hAnsi="Consolas" w:cs="Consolas"/>
          <w:color w:val="FF0000"/>
          <w:sz w:val="24"/>
          <w:szCs w:val="24"/>
          <w:lang w:val="mn-MN"/>
        </w:rPr>
      </w:pPr>
      <w:r w:rsidRPr="00E35F62">
        <w:rPr>
          <w:rFonts w:ascii="Consolas" w:hAnsi="Consolas" w:cs="Consolas"/>
          <w:color w:val="FF0000"/>
          <w:sz w:val="24"/>
          <w:szCs w:val="24"/>
          <w:highlight w:val="yellow"/>
          <w:lang w:val="mn-MN"/>
        </w:rPr>
        <w:t>// Энд header холбоосуудыг энд холбож өгнө.</w:t>
      </w:r>
      <w:r w:rsidRPr="00E35F62">
        <w:rPr>
          <w:rFonts w:ascii="Consolas" w:hAnsi="Consolas" w:cs="Consolas"/>
          <w:color w:val="FF0000"/>
          <w:sz w:val="24"/>
          <w:szCs w:val="24"/>
          <w:lang w:val="mn-MN"/>
        </w:rPr>
        <w:t xml:space="preserve"> </w:t>
      </w:r>
    </w:p>
    <w:p w14:paraId="2B806A89" w14:textId="77777777" w:rsidR="00C439CC" w:rsidRPr="00E35F62" w:rsidRDefault="00C439CC" w:rsidP="00970006">
      <w:pPr>
        <w:spacing w:after="0"/>
        <w:rPr>
          <w:rFonts w:ascii="Consolas" w:hAnsi="Consolas" w:cs="Consolas"/>
          <w:sz w:val="24"/>
          <w:szCs w:val="24"/>
          <w:lang w:val="mn-MN"/>
        </w:rPr>
      </w:pPr>
    </w:p>
    <w:p w14:paraId="7883C8DB"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t>&lt;?php wp_head(); ?&gt;</w:t>
      </w:r>
    </w:p>
    <w:p w14:paraId="72BD7783"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&lt;/head&gt;</w:t>
      </w:r>
    </w:p>
    <w:p w14:paraId="699EC377"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0ABD953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&lt;body &lt;?php body_class(); ?&gt;&gt;</w:t>
      </w:r>
    </w:p>
    <w:p w14:paraId="2611D81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159BA8EC" w14:textId="77777777" w:rsidR="00702C9F" w:rsidRPr="00E35F62" w:rsidRDefault="00702C9F" w:rsidP="00970006">
      <w:pPr>
        <w:spacing w:after="0"/>
        <w:rPr>
          <w:rFonts w:ascii="Consolas" w:hAnsi="Consolas" w:cs="Consolas"/>
          <w:sz w:val="24"/>
          <w:szCs w:val="24"/>
          <w:lang w:val="mn-MN"/>
        </w:rPr>
      </w:pPr>
    </w:p>
    <w:p w14:paraId="0FAC32EA"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index.css </w:t>
      </w:r>
    </w:p>
    <w:p w14:paraId="5C29F1EE"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503316C5"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get_header(); ?&gt;</w:t>
      </w:r>
    </w:p>
    <w:p w14:paraId="52FD5F34"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ab/>
      </w:r>
    </w:p>
    <w:p w14:paraId="5D3A2D59"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1BEA98E9"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w:t>
      </w:r>
    </w:p>
    <w:p w14:paraId="11F8D380"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get_footer();</w:t>
      </w:r>
    </w:p>
    <w:p w14:paraId="11D69977"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70CA140A" w14:textId="77777777" w:rsidR="00702C9F" w:rsidRPr="00E35F62" w:rsidRDefault="00702C9F" w:rsidP="00970006">
      <w:pPr>
        <w:spacing w:after="0"/>
        <w:rPr>
          <w:rFonts w:ascii="Consolas" w:hAnsi="Consolas" w:cs="Consolas"/>
          <w:sz w:val="24"/>
          <w:szCs w:val="24"/>
          <w:lang w:val="mn-MN"/>
        </w:rPr>
      </w:pPr>
    </w:p>
    <w:p w14:paraId="136FAB1D" w14:textId="77777777" w:rsidR="00702C9F" w:rsidRPr="00E35F62" w:rsidRDefault="00702C9F" w:rsidP="00970006">
      <w:pPr>
        <w:spacing w:after="0"/>
        <w:rPr>
          <w:rFonts w:ascii="Consolas" w:hAnsi="Consolas" w:cs="Consolas"/>
          <w:b/>
          <w:sz w:val="24"/>
          <w:szCs w:val="24"/>
          <w:lang w:val="mn-MN"/>
        </w:rPr>
      </w:pPr>
      <w:r w:rsidRPr="00E35F62">
        <w:rPr>
          <w:rFonts w:ascii="Consolas" w:hAnsi="Consolas" w:cs="Consolas"/>
          <w:b/>
          <w:sz w:val="24"/>
          <w:szCs w:val="24"/>
          <w:lang w:val="mn-MN"/>
        </w:rPr>
        <w:t>footer.css</w:t>
      </w:r>
    </w:p>
    <w:p w14:paraId="3E04252B" w14:textId="77777777" w:rsidR="00702C9F" w:rsidRPr="00E35F62" w:rsidRDefault="00702C9F" w:rsidP="00970006">
      <w:pPr>
        <w:spacing w:after="0"/>
        <w:rPr>
          <w:rFonts w:ascii="Consolas" w:hAnsi="Consolas" w:cs="Consolas"/>
          <w:sz w:val="24"/>
          <w:szCs w:val="24"/>
          <w:lang w:val="mn-MN"/>
        </w:rPr>
      </w:pPr>
      <w:r w:rsidRPr="00E35F62">
        <w:rPr>
          <w:rFonts w:ascii="Consolas" w:hAnsi="Consolas" w:cs="Consolas"/>
          <w:sz w:val="24"/>
          <w:szCs w:val="24"/>
          <w:lang w:val="mn-MN"/>
        </w:rPr>
        <w:t>****************</w:t>
      </w:r>
    </w:p>
    <w:p w14:paraId="4012ADD9"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?&gt;</w:t>
      </w:r>
    </w:p>
    <w:p w14:paraId="27A445C2"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6414FAD7" w14:textId="77777777" w:rsidR="00702C9F" w:rsidRPr="00E35F62" w:rsidRDefault="00702C9F" w:rsidP="00970006">
      <w:pPr>
        <w:spacing w:after="0"/>
        <w:rPr>
          <w:rFonts w:ascii="Consolas" w:hAnsi="Consolas" w:cs="Consolas"/>
          <w:color w:val="385623" w:themeColor="accent6" w:themeShade="80"/>
          <w:sz w:val="24"/>
          <w:szCs w:val="24"/>
          <w:lang w:val="mn-MN"/>
        </w:rPr>
      </w:pPr>
    </w:p>
    <w:p w14:paraId="13E8025E"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&lt;?php wp_footer(); ?&gt;</w:t>
      </w:r>
    </w:p>
    <w:p w14:paraId="46AF9814"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&lt;/body&gt;</w:t>
      </w:r>
    </w:p>
    <w:p w14:paraId="596A1F7D" w14:textId="77777777" w:rsidR="00702C9F" w:rsidRPr="00E35F62" w:rsidRDefault="00702C9F"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&lt;/html&gt;</w:t>
      </w:r>
    </w:p>
    <w:p w14:paraId="5746F1A6" w14:textId="77777777" w:rsidR="004864A2" w:rsidRPr="00E35F62" w:rsidRDefault="004864A2" w:rsidP="00970006">
      <w:pPr>
        <w:spacing w:after="0"/>
        <w:rPr>
          <w:rFonts w:ascii="Consolas" w:hAnsi="Consolas" w:cs="Consolas"/>
          <w:color w:val="385623" w:themeColor="accent6" w:themeShade="80"/>
          <w:sz w:val="24"/>
          <w:szCs w:val="24"/>
          <w:lang w:val="mn-MN"/>
        </w:rPr>
      </w:pPr>
    </w:p>
    <w:p w14:paraId="57B15514" w14:textId="77777777" w:rsidR="00D864F6" w:rsidRPr="00E35F62" w:rsidRDefault="00D864F6" w:rsidP="00970006">
      <w:pPr>
        <w:spacing w:after="0"/>
        <w:rPr>
          <w:rFonts w:ascii="Consolas" w:hAnsi="Consolas" w:cs="Consolas"/>
          <w:sz w:val="24"/>
          <w:szCs w:val="24"/>
          <w:lang w:val="mn-MN"/>
        </w:rPr>
      </w:pPr>
    </w:p>
    <w:p w14:paraId="4919D00F" w14:textId="48AD0DA3" w:rsidR="004864A2" w:rsidRDefault="004864A2" w:rsidP="00970006">
      <w:pPr>
        <w:spacing w:after="0"/>
        <w:rPr>
          <w:rFonts w:ascii="Consolas" w:hAnsi="Consolas" w:cs="Consolas"/>
          <w:b/>
          <w:sz w:val="28"/>
          <w:szCs w:val="28"/>
          <w:lang w:val="mn-MN"/>
        </w:rPr>
      </w:pPr>
      <w:r w:rsidRPr="00E35F62">
        <w:rPr>
          <w:rFonts w:ascii="Consolas" w:hAnsi="Consolas" w:cs="Consolas"/>
          <w:b/>
          <w:sz w:val="28"/>
          <w:szCs w:val="28"/>
          <w:lang w:val="mn-MN"/>
        </w:rPr>
        <w:t>Menu холбох:</w:t>
      </w:r>
    </w:p>
    <w:p w14:paraId="00DBCE7A" w14:textId="37B6D6C9" w:rsidR="00CB7F4C" w:rsidRDefault="00CB7F4C" w:rsidP="00970006">
      <w:pPr>
        <w:spacing w:after="0"/>
        <w:rPr>
          <w:rFonts w:ascii="Consolas" w:hAnsi="Consolas" w:cs="Consolas"/>
          <w:b/>
          <w:sz w:val="28"/>
          <w:szCs w:val="28"/>
          <w:lang w:val="mn-MN"/>
        </w:rPr>
      </w:pPr>
      <w:r>
        <w:rPr>
          <w:rFonts w:ascii="Consolas" w:hAnsi="Consolas" w:cs="Consolas"/>
          <w:b/>
          <w:sz w:val="28"/>
          <w:szCs w:val="28"/>
          <w:lang w:val="mn-MN"/>
        </w:rPr>
        <w:t xml:space="preserve">Энд хийсэн статик сайтаа </w:t>
      </w:r>
      <w:proofErr w:type="spellStart"/>
      <w:r>
        <w:rPr>
          <w:rFonts w:ascii="Consolas" w:hAnsi="Consolas" w:cs="Consolas"/>
          <w:b/>
          <w:sz w:val="28"/>
          <w:szCs w:val="28"/>
        </w:rPr>
        <w:t>wordpress</w:t>
      </w:r>
      <w:proofErr w:type="spellEnd"/>
      <w:r>
        <w:rPr>
          <w:rFonts w:ascii="Consolas" w:hAnsi="Consolas" w:cs="Consolas"/>
          <w:b/>
          <w:sz w:val="28"/>
          <w:szCs w:val="28"/>
        </w:rPr>
        <w:t>-</w:t>
      </w:r>
      <w:r>
        <w:rPr>
          <w:rFonts w:ascii="Consolas" w:hAnsi="Consolas" w:cs="Consolas"/>
          <w:b/>
          <w:sz w:val="28"/>
          <w:szCs w:val="28"/>
          <w:lang w:val="mn-MN"/>
        </w:rPr>
        <w:t xml:space="preserve">ын </w:t>
      </w:r>
      <w:r>
        <w:rPr>
          <w:rFonts w:ascii="Consolas" w:hAnsi="Consolas" w:cs="Consolas"/>
          <w:b/>
          <w:sz w:val="28"/>
          <w:szCs w:val="28"/>
        </w:rPr>
        <w:t xml:space="preserve">template </w:t>
      </w:r>
      <w:r>
        <w:rPr>
          <w:rFonts w:ascii="Consolas" w:hAnsi="Consolas" w:cs="Consolas"/>
          <w:b/>
          <w:sz w:val="28"/>
          <w:szCs w:val="28"/>
          <w:lang w:val="mn-MN"/>
        </w:rPr>
        <w:t xml:space="preserve">уудаа код хуулна шүү. </w:t>
      </w:r>
    </w:p>
    <w:p w14:paraId="7C5AAD1D" w14:textId="6CA32726" w:rsidR="00CB7F4C" w:rsidRDefault="00CB7F4C" w:rsidP="00970006">
      <w:pPr>
        <w:spacing w:after="0"/>
        <w:rPr>
          <w:rFonts w:ascii="Consolas" w:hAnsi="Consolas" w:cs="Consolas"/>
          <w:b/>
          <w:sz w:val="28"/>
          <w:szCs w:val="28"/>
        </w:rPr>
      </w:pPr>
      <w:r>
        <w:rPr>
          <w:rFonts w:ascii="Consolas" w:hAnsi="Consolas" w:cs="Consolas"/>
          <w:b/>
          <w:sz w:val="28"/>
          <w:szCs w:val="28"/>
        </w:rPr>
        <w:t>Style.css</w:t>
      </w:r>
    </w:p>
    <w:p w14:paraId="4A21DCC8" w14:textId="6C1C579B" w:rsidR="00CB7F4C" w:rsidRPr="00CB7F4C" w:rsidRDefault="00CB7F4C" w:rsidP="00970006">
      <w:pPr>
        <w:spacing w:after="0"/>
        <w:rPr>
          <w:rFonts w:ascii="Consolas" w:hAnsi="Consolas" w:cs="Consolas"/>
          <w:b/>
          <w:sz w:val="28"/>
          <w:szCs w:val="28"/>
        </w:rPr>
      </w:pPr>
      <w:proofErr w:type="spellStart"/>
      <w:r>
        <w:rPr>
          <w:rFonts w:ascii="Consolas" w:hAnsi="Consolas" w:cs="Consolas"/>
          <w:b/>
          <w:sz w:val="28"/>
          <w:szCs w:val="28"/>
        </w:rPr>
        <w:t>Header.php</w:t>
      </w:r>
      <w:proofErr w:type="spellEnd"/>
    </w:p>
    <w:p w14:paraId="719C9D9F" w14:textId="1659C3AE" w:rsidR="00CB7F4C" w:rsidRDefault="00CB7F4C" w:rsidP="00970006">
      <w:pPr>
        <w:spacing w:after="0"/>
        <w:rPr>
          <w:rFonts w:ascii="Consolas" w:hAnsi="Consolas" w:cs="Consolas"/>
          <w:b/>
          <w:sz w:val="28"/>
          <w:szCs w:val="28"/>
        </w:rPr>
      </w:pPr>
      <w:proofErr w:type="spellStart"/>
      <w:r>
        <w:rPr>
          <w:rFonts w:ascii="Consolas" w:hAnsi="Consolas" w:cs="Consolas"/>
          <w:b/>
          <w:sz w:val="28"/>
          <w:szCs w:val="28"/>
        </w:rPr>
        <w:t>Index.php</w:t>
      </w:r>
      <w:proofErr w:type="spellEnd"/>
    </w:p>
    <w:p w14:paraId="0CB4B31F" w14:textId="014F739A" w:rsidR="00CB7F4C" w:rsidRDefault="00CB7F4C" w:rsidP="00970006">
      <w:pPr>
        <w:spacing w:after="0"/>
        <w:rPr>
          <w:rFonts w:ascii="Consolas" w:hAnsi="Consolas" w:cs="Consolas"/>
          <w:b/>
          <w:sz w:val="28"/>
          <w:szCs w:val="28"/>
        </w:rPr>
      </w:pPr>
      <w:proofErr w:type="spellStart"/>
      <w:r>
        <w:rPr>
          <w:rFonts w:ascii="Consolas" w:hAnsi="Consolas" w:cs="Consolas"/>
          <w:b/>
          <w:sz w:val="28"/>
          <w:szCs w:val="28"/>
        </w:rPr>
        <w:t>Footer.php</w:t>
      </w:r>
      <w:proofErr w:type="spellEnd"/>
    </w:p>
    <w:p w14:paraId="60129670" w14:textId="03C6B3AF" w:rsidR="00CB7F4C" w:rsidRPr="00CB7F4C" w:rsidRDefault="00CB7F4C" w:rsidP="00970006">
      <w:pPr>
        <w:spacing w:after="0"/>
        <w:rPr>
          <w:rFonts w:ascii="Consolas" w:hAnsi="Consolas" w:cs="Consolas"/>
          <w:b/>
          <w:sz w:val="28"/>
          <w:szCs w:val="28"/>
          <w:lang w:val="mn-MN"/>
        </w:rPr>
      </w:pPr>
      <w:proofErr w:type="spellStart"/>
      <w:r>
        <w:rPr>
          <w:rFonts w:ascii="Consolas" w:hAnsi="Consolas" w:cs="Consolas"/>
          <w:b/>
          <w:sz w:val="28"/>
          <w:szCs w:val="28"/>
        </w:rPr>
        <w:t>Function.php</w:t>
      </w:r>
      <w:proofErr w:type="spellEnd"/>
      <w:r>
        <w:rPr>
          <w:rFonts w:ascii="Consolas" w:hAnsi="Consolas" w:cs="Consolas"/>
          <w:b/>
          <w:sz w:val="28"/>
          <w:szCs w:val="28"/>
        </w:rPr>
        <w:t xml:space="preserve"> </w:t>
      </w:r>
      <w:r>
        <w:rPr>
          <w:rFonts w:ascii="Consolas" w:hAnsi="Consolas" w:cs="Consolas"/>
          <w:b/>
          <w:sz w:val="28"/>
          <w:szCs w:val="28"/>
          <w:lang w:val="mn-MN"/>
        </w:rPr>
        <w:t xml:space="preserve">энд тохиргоо болон нэмэлт функц хийж өгнө. </w:t>
      </w:r>
    </w:p>
    <w:p w14:paraId="7E4FA996" w14:textId="77777777" w:rsidR="00D864F6"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5129CD09" w14:textId="77777777" w:rsidR="004864A2"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Dynamict menu холбохдоо header.php дотор menu хийсэн html кодны</w:t>
      </w:r>
    </w:p>
    <w:p w14:paraId="4BABC1B0" w14:textId="77777777" w:rsidR="004864A2" w:rsidRPr="00E35F62" w:rsidRDefault="004864A2"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&lt;ul&gt; &lt;/ul&gt; доорх кодыг арилгаад </w:t>
      </w:r>
      <w:r w:rsidR="001513CD" w:rsidRPr="00E35F62">
        <w:rPr>
          <w:rFonts w:ascii="Consolas" w:hAnsi="Consolas" w:cs="Consolas"/>
          <w:sz w:val="24"/>
          <w:szCs w:val="24"/>
          <w:lang w:val="mn-MN"/>
        </w:rPr>
        <w:t>header.php доорх кодыг</w:t>
      </w:r>
      <w:r w:rsidR="001513CD" w:rsidRPr="00E35F62">
        <w:rPr>
          <w:rFonts w:ascii="Consolas" w:hAnsi="Consolas" w:cs="Consolas"/>
          <w:b/>
          <w:sz w:val="24"/>
          <w:szCs w:val="24"/>
          <w:lang w:val="mn-MN"/>
        </w:rPr>
        <w:t xml:space="preserve"> </w:t>
      </w:r>
      <w:r w:rsidRPr="00E35F62">
        <w:rPr>
          <w:rFonts w:ascii="Consolas" w:hAnsi="Consolas" w:cs="Consolas"/>
          <w:sz w:val="24"/>
          <w:szCs w:val="24"/>
          <w:lang w:val="mn-MN"/>
        </w:rPr>
        <w:t xml:space="preserve">хуулж тавина. </w:t>
      </w:r>
    </w:p>
    <w:p w14:paraId="17325A9A" w14:textId="77777777" w:rsidR="001513CD" w:rsidRPr="00E35F62" w:rsidRDefault="001513CD" w:rsidP="00970006">
      <w:pPr>
        <w:spacing w:after="0"/>
        <w:rPr>
          <w:rFonts w:ascii="Consolas" w:hAnsi="Consolas" w:cs="Consolas"/>
          <w:sz w:val="24"/>
          <w:szCs w:val="24"/>
          <w:lang w:val="mn-MN"/>
        </w:rPr>
      </w:pPr>
    </w:p>
    <w:p w14:paraId="01CA7B60" w14:textId="77777777" w:rsidR="001513CD" w:rsidRPr="00E35F62" w:rsidRDefault="001513CD"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functions.php </w:t>
      </w:r>
    </w:p>
    <w:p w14:paraId="4FEBB28B"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энд байгаа menu-1 дээрх header.php-т хуулж тавина. </w:t>
      </w:r>
    </w:p>
    <w:p w14:paraId="202D5FD5"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register_nav_menus(</w:t>
      </w:r>
    </w:p>
    <w:p w14:paraId="07C236F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array(</w:t>
      </w:r>
    </w:p>
    <w:p w14:paraId="40C43BC3"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w:t>
      </w:r>
      <w:r w:rsidRPr="00E35F62">
        <w:rPr>
          <w:rFonts w:ascii="Consolas" w:hAnsi="Consolas" w:cs="Consolas"/>
          <w:sz w:val="24"/>
          <w:szCs w:val="24"/>
          <w:highlight w:val="yellow"/>
          <w:lang w:val="mn-MN"/>
        </w:rPr>
        <w:t>menu-1</w:t>
      </w:r>
      <w:r w:rsidRPr="00E35F62">
        <w:rPr>
          <w:rFonts w:ascii="Consolas" w:hAnsi="Consolas" w:cs="Consolas"/>
          <w:sz w:val="24"/>
          <w:szCs w:val="24"/>
          <w:lang w:val="mn-MN"/>
        </w:rPr>
        <w:t>' =&gt; __( 'Primary', 'twentynineteen' ),</w:t>
      </w:r>
    </w:p>
    <w:p w14:paraId="433575F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'footer' =&gt; __( 'Footer Menu', 'twentynineteen' ),</w:t>
      </w:r>
    </w:p>
    <w:p w14:paraId="74FC560E"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r>
    </w:p>
    <w:p w14:paraId="0F7E4D8D" w14:textId="77777777" w:rsidR="001513CD" w:rsidRPr="00E35F62" w:rsidRDefault="001513CD" w:rsidP="00970006">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r>
      <w:r w:rsidRPr="00E35F62">
        <w:rPr>
          <w:rFonts w:ascii="Consolas" w:hAnsi="Consolas" w:cs="Consolas"/>
          <w:sz w:val="24"/>
          <w:szCs w:val="24"/>
          <w:lang w:val="mn-MN"/>
        </w:rPr>
        <w:tab/>
        <w:t>));</w:t>
      </w:r>
    </w:p>
    <w:p w14:paraId="7B71D470" w14:textId="77777777" w:rsidR="001513CD" w:rsidRPr="00E35F62" w:rsidRDefault="001513CD" w:rsidP="00970006">
      <w:pPr>
        <w:spacing w:after="0"/>
        <w:rPr>
          <w:rFonts w:ascii="Consolas" w:hAnsi="Consolas" w:cs="Consolas"/>
          <w:sz w:val="24"/>
          <w:szCs w:val="24"/>
          <w:lang w:val="mn-MN"/>
        </w:rPr>
      </w:pPr>
    </w:p>
    <w:p w14:paraId="58EFD20F" w14:textId="77777777" w:rsidR="00B64411" w:rsidRPr="00E35F62" w:rsidRDefault="00B64411" w:rsidP="00970006">
      <w:pPr>
        <w:spacing w:after="0"/>
        <w:rPr>
          <w:rFonts w:ascii="Consolas" w:hAnsi="Consolas" w:cs="Consolas"/>
          <w:b/>
          <w:sz w:val="24"/>
          <w:szCs w:val="24"/>
          <w:lang w:val="mn-MN"/>
        </w:rPr>
      </w:pPr>
    </w:p>
    <w:p w14:paraId="035A6F95" w14:textId="77777777" w:rsidR="00B64411" w:rsidRPr="00E35F62" w:rsidRDefault="00B64411" w:rsidP="00970006">
      <w:pPr>
        <w:spacing w:after="0"/>
        <w:rPr>
          <w:rFonts w:ascii="Consolas" w:hAnsi="Consolas" w:cs="Consolas"/>
          <w:b/>
          <w:sz w:val="24"/>
          <w:szCs w:val="24"/>
          <w:lang w:val="mn-MN"/>
        </w:rPr>
      </w:pPr>
      <w:r w:rsidRPr="00E35F62">
        <w:rPr>
          <w:rFonts w:ascii="Consolas" w:hAnsi="Consolas" w:cs="Consolas"/>
          <w:b/>
          <w:sz w:val="24"/>
          <w:szCs w:val="24"/>
          <w:lang w:val="mn-MN"/>
        </w:rPr>
        <w:t>header.php</w:t>
      </w:r>
    </w:p>
    <w:p w14:paraId="3F774A58" w14:textId="77777777" w:rsidR="00B64411" w:rsidRPr="00E35F62" w:rsidRDefault="00B64411" w:rsidP="00970006">
      <w:pPr>
        <w:spacing w:after="0"/>
        <w:rPr>
          <w:rFonts w:ascii="Consolas" w:hAnsi="Consolas" w:cs="Consolas"/>
          <w:sz w:val="24"/>
          <w:szCs w:val="24"/>
          <w:lang w:val="mn-MN"/>
        </w:rPr>
      </w:pPr>
      <w:r w:rsidRPr="00E35F62">
        <w:rPr>
          <w:rFonts w:ascii="Consolas" w:hAnsi="Consolas" w:cs="Consolas"/>
          <w:sz w:val="24"/>
          <w:szCs w:val="24"/>
          <w:lang w:val="mn-MN"/>
        </w:rPr>
        <w:t>&lt;?php wp_nav_menu( array(  'theme_location' =&gt; '</w:t>
      </w:r>
      <w:r w:rsidRPr="00E35F62">
        <w:rPr>
          <w:rFonts w:ascii="Consolas" w:hAnsi="Consolas" w:cs="Consolas"/>
          <w:sz w:val="24"/>
          <w:szCs w:val="24"/>
          <w:highlight w:val="yellow"/>
          <w:lang w:val="mn-MN"/>
        </w:rPr>
        <w:t>menu-1'</w:t>
      </w:r>
      <w:r w:rsidRPr="00E35F62">
        <w:rPr>
          <w:rFonts w:ascii="Consolas" w:hAnsi="Consolas" w:cs="Consolas"/>
          <w:sz w:val="24"/>
          <w:szCs w:val="24"/>
          <w:lang w:val="mn-MN"/>
        </w:rPr>
        <w:t xml:space="preserve">,'container' =&gt; false, 'items_wrap' =&gt; '%3$s' )); ?&gt;                   </w:t>
      </w:r>
    </w:p>
    <w:p w14:paraId="5E6BFA0B" w14:textId="77777777" w:rsidR="00B04F58" w:rsidRPr="00E35F62" w:rsidRDefault="00B04F58" w:rsidP="00970006">
      <w:pPr>
        <w:spacing w:after="0"/>
        <w:rPr>
          <w:rFonts w:ascii="Consolas" w:hAnsi="Consolas" w:cs="Consolas"/>
          <w:sz w:val="24"/>
          <w:szCs w:val="24"/>
          <w:lang w:val="mn-MN"/>
        </w:rPr>
      </w:pPr>
      <w:r w:rsidRPr="00E35F62">
        <w:rPr>
          <w:rFonts w:ascii="Consolas" w:hAnsi="Consolas" w:cs="Consolas"/>
          <w:noProof/>
          <w:sz w:val="24"/>
          <w:szCs w:val="24"/>
          <w:lang w:val="mn-MN"/>
        </w:rPr>
        <w:lastRenderedPageBreak/>
        <w:drawing>
          <wp:inline distT="0" distB="0" distL="0" distR="0" wp14:anchorId="794E6C2B" wp14:editId="509894DF">
            <wp:extent cx="5724525" cy="2733675"/>
            <wp:effectExtent l="0" t="0" r="9525" b="9525"/>
            <wp:docPr id="2" name="Picture 2"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F645D4C" w14:textId="77777777" w:rsidR="00B04F58" w:rsidRPr="00E35F62" w:rsidRDefault="00B04F58" w:rsidP="00970006">
      <w:pPr>
        <w:spacing w:after="0"/>
        <w:rPr>
          <w:rFonts w:ascii="Consolas" w:hAnsi="Consolas" w:cs="Consolas"/>
          <w:b/>
          <w:sz w:val="24"/>
          <w:szCs w:val="24"/>
          <w:lang w:val="mn-MN"/>
        </w:rPr>
      </w:pPr>
      <w:r w:rsidRPr="00E35F62">
        <w:rPr>
          <w:rFonts w:ascii="Consolas" w:hAnsi="Consolas" w:cs="Consolas"/>
          <w:b/>
          <w:sz w:val="24"/>
          <w:szCs w:val="24"/>
          <w:lang w:val="mn-MN"/>
        </w:rPr>
        <w:t>Style.css</w:t>
      </w:r>
    </w:p>
    <w:p w14:paraId="785C1CA0"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.main-menu-more {</w:t>
      </w:r>
    </w:p>
    <w:p w14:paraId="00C3153F"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display: none;</w:t>
      </w:r>
    </w:p>
    <w:p w14:paraId="5712D3BF" w14:textId="77777777" w:rsidR="00B04F58" w:rsidRPr="00E35F62" w:rsidRDefault="00B04F58"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w:t>
      </w:r>
    </w:p>
    <w:p w14:paraId="085239A2" w14:textId="77777777" w:rsidR="00EF5BC1" w:rsidRPr="00E35F62" w:rsidRDefault="00EF5BC1" w:rsidP="00970006">
      <w:pPr>
        <w:spacing w:after="0"/>
        <w:rPr>
          <w:rFonts w:ascii="Consolas" w:hAnsi="Consolas" w:cs="Consolas"/>
          <w:sz w:val="24"/>
          <w:szCs w:val="24"/>
          <w:lang w:val="mn-MN"/>
        </w:rPr>
      </w:pPr>
    </w:p>
    <w:p w14:paraId="5579A25D" w14:textId="77777777" w:rsidR="00EF5BC1" w:rsidRPr="00E35F62" w:rsidRDefault="00EF5BC1" w:rsidP="00970006">
      <w:pPr>
        <w:spacing w:after="0"/>
        <w:rPr>
          <w:rFonts w:ascii="Consolas" w:hAnsi="Consolas" w:cs="Consolas"/>
          <w:b/>
          <w:sz w:val="24"/>
          <w:szCs w:val="24"/>
          <w:lang w:val="mn-MN"/>
        </w:rPr>
      </w:pPr>
    </w:p>
    <w:p w14:paraId="3656B190" w14:textId="77777777" w:rsidR="00EF5BC1" w:rsidRPr="006A52BC" w:rsidRDefault="00EF5BC1" w:rsidP="00970006">
      <w:pPr>
        <w:spacing w:after="0"/>
        <w:rPr>
          <w:rFonts w:ascii="Consolas" w:hAnsi="Consolas" w:cs="Consolas"/>
          <w:b/>
          <w:sz w:val="24"/>
          <w:szCs w:val="24"/>
        </w:rPr>
      </w:pPr>
      <w:r w:rsidRPr="00E35F62">
        <w:rPr>
          <w:rFonts w:ascii="Consolas" w:hAnsi="Consolas" w:cs="Consolas"/>
          <w:b/>
          <w:sz w:val="24"/>
          <w:szCs w:val="24"/>
          <w:lang w:val="mn-MN"/>
        </w:rPr>
        <w:t xml:space="preserve">Logo </w:t>
      </w:r>
    </w:p>
    <w:p w14:paraId="36E6AABE" w14:textId="77777777" w:rsidR="00161785" w:rsidRPr="00E35F62" w:rsidRDefault="00161785" w:rsidP="00970006">
      <w:pPr>
        <w:pStyle w:val="ListParagraph"/>
        <w:numPr>
          <w:ilvl w:val="0"/>
          <w:numId w:val="3"/>
        </w:numPr>
        <w:spacing w:after="0"/>
        <w:rPr>
          <w:rFonts w:ascii="Consolas" w:hAnsi="Consolas" w:cs="Consolas"/>
          <w:sz w:val="24"/>
          <w:szCs w:val="24"/>
          <w:lang w:val="mn-MN"/>
        </w:rPr>
      </w:pPr>
      <w:r w:rsidRPr="00E35F62">
        <w:rPr>
          <w:rFonts w:ascii="Consolas" w:hAnsi="Consolas" w:cs="Consolas"/>
          <w:sz w:val="24"/>
          <w:szCs w:val="24"/>
          <w:lang w:val="mn-MN"/>
        </w:rPr>
        <w:t xml:space="preserve"> C:\xampp\htdocs\wp\wp-content\themes\wp\images</w:t>
      </w:r>
    </w:p>
    <w:p w14:paraId="4A311529" w14:textId="77777777" w:rsidR="00161785" w:rsidRPr="00E35F62" w:rsidRDefault="00161785" w:rsidP="00970006">
      <w:pPr>
        <w:pStyle w:val="ListParagraph"/>
        <w:spacing w:after="0"/>
        <w:rPr>
          <w:rFonts w:ascii="Consolas" w:hAnsi="Consolas" w:cs="Consolas"/>
          <w:sz w:val="24"/>
          <w:szCs w:val="24"/>
          <w:lang w:val="mn-MN"/>
        </w:rPr>
      </w:pPr>
      <w:r w:rsidRPr="00E35F62">
        <w:rPr>
          <w:rFonts w:ascii="Consolas" w:hAnsi="Consolas" w:cs="Consolas"/>
          <w:sz w:val="24"/>
          <w:szCs w:val="24"/>
          <w:lang w:val="mn-MN"/>
        </w:rPr>
        <w:t xml:space="preserve">Энд logo-ны зургаа хуулж тавь </w:t>
      </w:r>
    </w:p>
    <w:p w14:paraId="5805B370" w14:textId="77777777" w:rsidR="00161785" w:rsidRPr="00E35F62" w:rsidRDefault="00161785" w:rsidP="00970006">
      <w:pPr>
        <w:pStyle w:val="ListParagraph"/>
        <w:numPr>
          <w:ilvl w:val="0"/>
          <w:numId w:val="3"/>
        </w:numPr>
        <w:spacing w:after="0"/>
        <w:rPr>
          <w:rFonts w:ascii="Consolas" w:hAnsi="Consolas" w:cs="Consolas"/>
          <w:sz w:val="24"/>
          <w:szCs w:val="24"/>
          <w:lang w:val="mn-MN"/>
        </w:rPr>
      </w:pPr>
      <w:r w:rsidRPr="00E35F62">
        <w:rPr>
          <w:rFonts w:ascii="Consolas" w:hAnsi="Consolas" w:cs="Consolas"/>
          <w:sz w:val="24"/>
          <w:szCs w:val="24"/>
          <w:lang w:val="mn-MN"/>
        </w:rPr>
        <w:t>Зурагны url болон зам</w:t>
      </w:r>
    </w:p>
    <w:p w14:paraId="6DC1BEF4" w14:textId="77777777" w:rsidR="00161785" w:rsidRPr="00E35F62" w:rsidRDefault="00161785" w:rsidP="00970006">
      <w:pPr>
        <w:spacing w:after="0"/>
        <w:rPr>
          <w:rFonts w:ascii="Consolas" w:hAnsi="Consolas" w:cs="Consolas"/>
          <w:color w:val="385623" w:themeColor="accent6" w:themeShade="80"/>
          <w:sz w:val="24"/>
          <w:szCs w:val="24"/>
          <w:lang w:val="mn-MN"/>
        </w:rPr>
      </w:pPr>
      <w:r w:rsidRPr="00E35F62">
        <w:rPr>
          <w:rFonts w:ascii="Consolas" w:hAnsi="Consolas" w:cs="Consolas"/>
          <w:sz w:val="24"/>
          <w:szCs w:val="24"/>
          <w:lang w:val="mn-MN"/>
        </w:rPr>
        <w:t xml:space="preserve">  </w:t>
      </w:r>
      <w:r w:rsidRPr="00E35F62">
        <w:rPr>
          <w:rFonts w:ascii="Consolas" w:hAnsi="Consolas" w:cs="Consolas"/>
          <w:color w:val="385623" w:themeColor="accent6" w:themeShade="80"/>
          <w:sz w:val="24"/>
          <w:szCs w:val="24"/>
          <w:lang w:val="mn-MN"/>
        </w:rPr>
        <w:t>&lt;a href="http://localhost/wp/"&gt;</w:t>
      </w:r>
    </w:p>
    <w:p w14:paraId="3CC78CBA" w14:textId="77777777" w:rsidR="00EF5BC1" w:rsidRPr="00E35F62" w:rsidRDefault="00161785"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&lt;img src="</w:t>
      </w:r>
      <w:r w:rsidRPr="006A52BC">
        <w:rPr>
          <w:rFonts w:ascii="Consolas" w:hAnsi="Consolas" w:cs="Consolas"/>
          <w:sz w:val="24"/>
          <w:szCs w:val="24"/>
          <w:highlight w:val="yellow"/>
          <w:lang w:val="mn-MN"/>
        </w:rPr>
        <w:t>&lt;?php echo get_template_directory_uri(); ?&gt;</w:t>
      </w:r>
      <w:r w:rsidRPr="00E35F62">
        <w:rPr>
          <w:rFonts w:ascii="Consolas" w:hAnsi="Consolas" w:cs="Consolas"/>
          <w:color w:val="385623" w:themeColor="accent6" w:themeShade="80"/>
          <w:sz w:val="24"/>
          <w:szCs w:val="24"/>
          <w:lang w:val="mn-MN"/>
        </w:rPr>
        <w:t>/images/package.png"&gt; &lt;/a&gt;</w:t>
      </w:r>
    </w:p>
    <w:p w14:paraId="4E6E9F99" w14:textId="77777777" w:rsidR="00161785" w:rsidRPr="00E35F62" w:rsidRDefault="00161785" w:rsidP="00970006">
      <w:pPr>
        <w:spacing w:after="0"/>
        <w:rPr>
          <w:rFonts w:ascii="Consolas" w:hAnsi="Consolas" w:cs="Consolas"/>
          <w:color w:val="385623" w:themeColor="accent6" w:themeShade="80"/>
          <w:sz w:val="24"/>
          <w:szCs w:val="24"/>
          <w:lang w:val="mn-MN"/>
        </w:rPr>
      </w:pPr>
    </w:p>
    <w:p w14:paraId="04ED9D3B" w14:textId="77777777" w:rsidR="00161785" w:rsidRPr="00E35F62" w:rsidRDefault="00161785" w:rsidP="00970006">
      <w:pPr>
        <w:spacing w:after="0"/>
        <w:rPr>
          <w:rFonts w:ascii="Consolas" w:hAnsi="Consolas" w:cs="Consolas"/>
          <w:b/>
          <w:color w:val="385623" w:themeColor="accent6" w:themeShade="80"/>
          <w:sz w:val="24"/>
          <w:szCs w:val="24"/>
          <w:lang w:val="mn-MN"/>
        </w:rPr>
      </w:pPr>
    </w:p>
    <w:p w14:paraId="2AB5A272" w14:textId="77777777" w:rsidR="00792D01" w:rsidRPr="00E35F62" w:rsidRDefault="003A5864"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12</w:t>
      </w:r>
      <w:r w:rsidR="00792D01" w:rsidRPr="00E35F62">
        <w:rPr>
          <w:rFonts w:ascii="Consolas" w:hAnsi="Consolas" w:cs="Consolas"/>
          <w:b/>
          <w:color w:val="000000" w:themeColor="text1"/>
          <w:sz w:val="28"/>
          <w:szCs w:val="28"/>
          <w:lang w:val="mn-MN"/>
        </w:rPr>
        <w:t>.</w:t>
      </w:r>
      <w:r w:rsidRPr="00E35F62">
        <w:rPr>
          <w:rFonts w:ascii="Consolas" w:hAnsi="Consolas" w:cs="Consolas"/>
          <w:b/>
          <w:color w:val="000000" w:themeColor="text1"/>
          <w:sz w:val="28"/>
          <w:szCs w:val="28"/>
          <w:lang w:val="mn-MN"/>
        </w:rPr>
        <w:t xml:space="preserve"> Wordpress Post болон Page хэсгийг</w:t>
      </w:r>
    </w:p>
    <w:p w14:paraId="1525CA3B" w14:textId="77777777" w:rsidR="00792D01" w:rsidRPr="00E35F62" w:rsidRDefault="003A5864"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яаж дуудаж гаргаж ирэх вэ</w:t>
      </w:r>
    </w:p>
    <w:p w14:paraId="65CBF29A"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Post - add new</w:t>
      </w:r>
    </w:p>
    <w:p w14:paraId="5C26EE7C"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 Мэдээний гарчиг</w:t>
      </w:r>
      <w:r w:rsidRPr="00E35F62">
        <w:rPr>
          <w:rFonts w:ascii="Consolas" w:hAnsi="Consolas" w:cs="Consolas"/>
          <w:sz w:val="24"/>
          <w:szCs w:val="24"/>
          <w:lang w:val="mn-MN"/>
        </w:rPr>
        <w:t xml:space="preserve"> </w:t>
      </w:r>
    </w:p>
    <w:p w14:paraId="5C980481" w14:textId="77777777" w:rsidR="003A5864" w:rsidRPr="00E35F62" w:rsidRDefault="003A5864" w:rsidP="00970006">
      <w:pPr>
        <w:spacing w:after="0"/>
        <w:rPr>
          <w:rFonts w:ascii="Consolas" w:hAnsi="Consolas" w:cs="Consolas"/>
          <w:b/>
          <w:color w:val="000000" w:themeColor="text1"/>
          <w:sz w:val="28"/>
          <w:szCs w:val="28"/>
          <w:lang w:val="mn-MN"/>
        </w:rPr>
      </w:pPr>
    </w:p>
    <w:p w14:paraId="4EF1B390" w14:textId="77777777" w:rsidR="00792D01" w:rsidRPr="00E35F62" w:rsidRDefault="00792D01" w:rsidP="00970006">
      <w:pPr>
        <w:spacing w:after="0"/>
        <w:rPr>
          <w:rFonts w:ascii="Consolas" w:hAnsi="Consolas" w:cs="Consolas"/>
          <w:b/>
          <w:color w:val="000000" w:themeColor="text1"/>
          <w:sz w:val="28"/>
          <w:szCs w:val="28"/>
          <w:lang w:val="mn-MN"/>
        </w:rPr>
      </w:pPr>
      <w:r w:rsidRPr="00E35F62">
        <w:rPr>
          <w:rFonts w:ascii="Consolas" w:hAnsi="Consolas" w:cs="Consolas"/>
          <w:b/>
          <w:color w:val="000000" w:themeColor="text1"/>
          <w:sz w:val="28"/>
          <w:szCs w:val="28"/>
          <w:lang w:val="mn-MN"/>
        </w:rPr>
        <w:t>"Оюутолгой" компанид халдвар гарсан эсэхийг PCR шинжилгээгээр тодруулна</w:t>
      </w:r>
    </w:p>
    <w:p w14:paraId="298267F7"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 мэдээний дэлэнгэргүй</w:t>
      </w:r>
      <w:r w:rsidRPr="00E35F62">
        <w:rPr>
          <w:rFonts w:ascii="Consolas" w:hAnsi="Consolas" w:cs="Consolas"/>
          <w:sz w:val="24"/>
          <w:szCs w:val="24"/>
          <w:lang w:val="mn-MN"/>
        </w:rPr>
        <w:t xml:space="preserve"> </w:t>
      </w:r>
    </w:p>
    <w:p w14:paraId="0ADB419B" w14:textId="77777777" w:rsidR="003A5864" w:rsidRPr="00E35F62" w:rsidRDefault="003A5864" w:rsidP="00970006">
      <w:pPr>
        <w:spacing w:after="0"/>
        <w:rPr>
          <w:lang w:val="mn-MN"/>
        </w:rPr>
      </w:pPr>
      <w:r w:rsidRPr="00E35F62">
        <w:rPr>
          <w:lang w:val="mn-MN"/>
        </w:rPr>
        <w:t>Улсын онцгой комисс үүсээд буй нөхцөл байдалтай холбогдуулан өнөөдөр/2021.03.13/ хуралдаж, 14 хоногийн хугацаатай тодорхой салбарын үйл ажиллагааг хязгаарлах, зарим салбарт үйлчлүүлэгчдийнхээ тоог тодорхой хэмжээнд барьж, ажиллах зэрэг шийдвэр гаргасан талаар бид танилцуулсан. Тэгвэл нийслэлээс гарах, орох хөдөлгөөнд өөрчлөлт оруулсан эсэх, Оюутолгой компанид Covid-19 халдвар гарсан эсэх зэрэг асуултад сайд нарын өгсөн хариултыг хүргэж байна.</w:t>
      </w:r>
    </w:p>
    <w:p w14:paraId="187086BE" w14:textId="77777777" w:rsidR="003A5864" w:rsidRPr="00E35F62" w:rsidRDefault="003A5864" w:rsidP="00970006">
      <w:pPr>
        <w:pStyle w:val="NormalWeb"/>
        <w:rPr>
          <w:b/>
          <w:bCs/>
          <w:lang w:val="mn-MN"/>
        </w:rPr>
      </w:pPr>
      <w:r w:rsidRPr="00E35F62">
        <w:rPr>
          <w:rStyle w:val="Strong"/>
          <w:lang w:val="mn-MN"/>
        </w:rPr>
        <w:t>-Хотоос гарах, орох хөдөлгөөнийг хэрхэн зохицуулах вэ. Хугацаа нь 14 хоног үргэлжлэх юм уу?</w:t>
      </w:r>
    </w:p>
    <w:p w14:paraId="2FEDD9AD" w14:textId="77777777" w:rsidR="003A5864" w:rsidRPr="00E35F62" w:rsidRDefault="003A5864" w:rsidP="00970006">
      <w:pPr>
        <w:pStyle w:val="NormalWeb"/>
        <w:rPr>
          <w:lang w:val="mn-MN"/>
        </w:rPr>
      </w:pPr>
      <w:r w:rsidRPr="00E35F62">
        <w:rPr>
          <w:rStyle w:val="Strong"/>
          <w:lang w:val="mn-MN"/>
        </w:rPr>
        <w:lastRenderedPageBreak/>
        <w:t>Монгол Улсын Шадар сайд С.Амарсайхан:</w:t>
      </w:r>
    </w:p>
    <w:p w14:paraId="52C49398" w14:textId="77777777" w:rsidR="003A5864" w:rsidRPr="00E35F62" w:rsidRDefault="003A5864" w:rsidP="00970006">
      <w:pPr>
        <w:pStyle w:val="NormalWeb"/>
        <w:rPr>
          <w:lang w:val="mn-MN"/>
        </w:rPr>
      </w:pPr>
      <w:r w:rsidRPr="00E35F62">
        <w:rPr>
          <w:lang w:val="mn-MN"/>
        </w:rPr>
        <w:t>-Тийм ээ, хотын хоорондын хөдөлгөөнийг 14 хоног хязгаарлаж байгаа.</w:t>
      </w:r>
    </w:p>
    <w:p w14:paraId="5A5F0E93" w14:textId="77777777" w:rsidR="003A5864" w:rsidRPr="00E35F62" w:rsidRDefault="003A5864" w:rsidP="00970006">
      <w:pPr>
        <w:pStyle w:val="NormalWeb"/>
        <w:rPr>
          <w:lang w:val="mn-MN"/>
        </w:rPr>
      </w:pPr>
      <w:r w:rsidRPr="00E35F62">
        <w:rPr>
          <w:rStyle w:val="Strong"/>
          <w:lang w:val="mn-MN"/>
        </w:rPr>
        <w:t>-Халдвар хамгааллын дэглэмийг мөрдүүлж чадаж байна уу?</w:t>
      </w:r>
    </w:p>
    <w:p w14:paraId="0BBF0DE0" w14:textId="77777777" w:rsidR="003A5864" w:rsidRPr="00E35F62" w:rsidRDefault="003A5864" w:rsidP="00970006">
      <w:pPr>
        <w:pStyle w:val="NormalWeb"/>
        <w:rPr>
          <w:lang w:val="mn-MN"/>
        </w:rPr>
      </w:pPr>
      <w:r w:rsidRPr="00E35F62">
        <w:rPr>
          <w:lang w:val="mn-MN"/>
        </w:rPr>
        <w:t>-Аливаа үйл ажиллагааг хаах, хязгаарлах амархан. Гэхдээ бид үйл ажиллагааг нь хэвийн үргэлжлүүлэх бодлого барьж байна. Аж ахуй нэгжүүдийн нэг хэсэг нь дэглэмээ сайн сахиж байгаа боловч дийлэнхи нь сахихгүй байна. Энэ тохиолдолд эргэн хатуу хөл хорио руу шилжихийг үгүйсгэхгүй. Дэлхийн даяар хатуу хөл хорио мөрдөж байна.</w:t>
      </w:r>
    </w:p>
    <w:p w14:paraId="3B83F024" w14:textId="77777777" w:rsidR="00792D01" w:rsidRPr="00E35F62" w:rsidRDefault="00792D01" w:rsidP="00970006">
      <w:pPr>
        <w:spacing w:after="0"/>
        <w:rPr>
          <w:rFonts w:ascii="Consolas" w:hAnsi="Consolas" w:cs="Consolas"/>
          <w:sz w:val="24"/>
          <w:szCs w:val="24"/>
          <w:lang w:val="mn-MN"/>
        </w:rPr>
      </w:pPr>
    </w:p>
    <w:p w14:paraId="4FA05D88"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categories</w:t>
      </w:r>
      <w:r w:rsidRPr="00E35F62">
        <w:rPr>
          <w:rFonts w:ascii="Consolas" w:hAnsi="Consolas" w:cs="Consolas"/>
          <w:sz w:val="24"/>
          <w:szCs w:val="24"/>
          <w:lang w:val="mn-MN"/>
        </w:rPr>
        <w:t xml:space="preserve"> (ямар ангилал дотор харяалагдахыг хэлнэ.)</w:t>
      </w:r>
    </w:p>
    <w:p w14:paraId="56311D0C"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мэдээ мэдээлэл </w:t>
      </w:r>
    </w:p>
    <w:p w14:paraId="35342BC1" w14:textId="77777777" w:rsidR="00792D01" w:rsidRPr="00E35F62" w:rsidRDefault="00792D01" w:rsidP="00970006">
      <w:pPr>
        <w:spacing w:after="0"/>
        <w:rPr>
          <w:rFonts w:ascii="Consolas" w:hAnsi="Consolas" w:cs="Consolas"/>
          <w:sz w:val="24"/>
          <w:szCs w:val="24"/>
          <w:lang w:val="mn-MN"/>
        </w:rPr>
      </w:pPr>
    </w:p>
    <w:p w14:paraId="2D7F4F26"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highlight w:val="yellow"/>
          <w:lang w:val="mn-MN"/>
        </w:rPr>
        <w:t>Featured image</w:t>
      </w:r>
      <w:r w:rsidRPr="00E35F62">
        <w:rPr>
          <w:rFonts w:ascii="Consolas" w:hAnsi="Consolas" w:cs="Consolas"/>
          <w:sz w:val="24"/>
          <w:szCs w:val="24"/>
          <w:lang w:val="mn-MN"/>
        </w:rPr>
        <w:t xml:space="preserve"> (Нүүрэн дээрх зураг )</w:t>
      </w:r>
    </w:p>
    <w:p w14:paraId="080C3BF3"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   + Set featured image - Select Files - Зураг - Set featured image</w:t>
      </w:r>
    </w:p>
    <w:p w14:paraId="58649645" w14:textId="77777777" w:rsidR="00792D01" w:rsidRPr="00E35F62" w:rsidRDefault="00792D01" w:rsidP="00970006">
      <w:pPr>
        <w:spacing w:after="0"/>
        <w:rPr>
          <w:rFonts w:ascii="Consolas" w:hAnsi="Consolas" w:cs="Consolas"/>
          <w:sz w:val="24"/>
          <w:szCs w:val="24"/>
          <w:lang w:val="mn-MN"/>
        </w:rPr>
      </w:pPr>
    </w:p>
    <w:p w14:paraId="25E5A95D" w14:textId="77777777" w:rsidR="00792D01" w:rsidRPr="00E35F62" w:rsidRDefault="00792D01"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publish </w:t>
      </w:r>
    </w:p>
    <w:p w14:paraId="769F1585" w14:textId="77777777" w:rsidR="00792D01" w:rsidRPr="00E35F62" w:rsidRDefault="00447753" w:rsidP="00970006">
      <w:pPr>
        <w:pStyle w:val="NormalWeb"/>
        <w:rPr>
          <w:lang w:val="mn-MN"/>
        </w:rPr>
      </w:pPr>
      <w:r w:rsidRPr="00E35F62">
        <w:rPr>
          <w:lang w:val="mn-MN"/>
        </w:rPr>
        <w:t xml:space="preserve">Ийм байдлаар 4 мэдээ орууллаа </w:t>
      </w:r>
    </w:p>
    <w:p w14:paraId="50098D1F" w14:textId="4433CD63" w:rsidR="00447753" w:rsidRDefault="009D1EC3" w:rsidP="00970006">
      <w:pPr>
        <w:pStyle w:val="NormalWeb"/>
        <w:rPr>
          <w:rFonts w:ascii="Consolas" w:hAnsi="Consolas" w:cs="Consolas"/>
          <w:b/>
          <w:lang w:val="mn-MN"/>
        </w:rPr>
      </w:pPr>
      <w:r w:rsidRPr="00E35F62">
        <w:rPr>
          <w:rFonts w:ascii="Consolas" w:hAnsi="Consolas" w:cs="Consolas"/>
          <w:b/>
          <w:lang w:val="mn-MN"/>
        </w:rPr>
        <w:t xml:space="preserve">Post эхлэх </w:t>
      </w:r>
    </w:p>
    <w:p w14:paraId="125B383E" w14:textId="2600EFCE" w:rsidR="004A7FFE" w:rsidRPr="004A7FFE" w:rsidRDefault="004A7FFE" w:rsidP="00970006">
      <w:pPr>
        <w:pStyle w:val="NormalWeb"/>
        <w:rPr>
          <w:rFonts w:ascii="Consolas" w:hAnsi="Consolas" w:cs="Consolas"/>
          <w:b/>
          <w:lang w:val="mn-MN"/>
        </w:rPr>
      </w:pPr>
      <w:r>
        <w:rPr>
          <w:rFonts w:ascii="Consolas" w:hAnsi="Consolas" w:cs="Consolas"/>
          <w:b/>
          <w:lang w:val="mn-MN"/>
        </w:rPr>
        <w:t xml:space="preserve">Доор жнээ нь байгаа </w:t>
      </w:r>
    </w:p>
    <w:p w14:paraId="1977B734"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&lt;?php </w:t>
      </w:r>
    </w:p>
    <w:p w14:paraId="20BC10AC"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query_posts('cat=</w:t>
      </w:r>
      <w:r w:rsidRPr="00E35F62">
        <w:rPr>
          <w:rFonts w:ascii="Consolas" w:hAnsi="Consolas" w:cs="Consolas"/>
          <w:color w:val="385623" w:themeColor="accent6" w:themeShade="80"/>
          <w:sz w:val="24"/>
          <w:szCs w:val="24"/>
          <w:highlight w:val="yellow"/>
          <w:lang w:val="mn-MN"/>
        </w:rPr>
        <w:t>2</w:t>
      </w:r>
      <w:r w:rsidRPr="00E35F62">
        <w:rPr>
          <w:rFonts w:ascii="Consolas" w:hAnsi="Consolas" w:cs="Consolas"/>
          <w:color w:val="385623" w:themeColor="accent6" w:themeShade="80"/>
          <w:sz w:val="24"/>
          <w:szCs w:val="24"/>
          <w:lang w:val="mn-MN"/>
        </w:rPr>
        <w:t>&amp;posts_per_page=</w:t>
      </w:r>
      <w:r w:rsidR="00F8335D" w:rsidRPr="00E35F62">
        <w:rPr>
          <w:rFonts w:ascii="Consolas" w:hAnsi="Consolas" w:cs="Consolas"/>
          <w:color w:val="385623" w:themeColor="accent6" w:themeShade="80"/>
          <w:sz w:val="24"/>
          <w:szCs w:val="24"/>
          <w:highlight w:val="green"/>
          <w:lang w:val="mn-MN"/>
        </w:rPr>
        <w:t>4</w:t>
      </w:r>
      <w:r w:rsidRPr="00E35F62">
        <w:rPr>
          <w:rFonts w:ascii="Consolas" w:hAnsi="Consolas" w:cs="Consolas"/>
          <w:color w:val="385623" w:themeColor="accent6" w:themeShade="80"/>
          <w:sz w:val="24"/>
          <w:szCs w:val="24"/>
          <w:lang w:val="mn-MN"/>
        </w:rPr>
        <w:t>');</w:t>
      </w:r>
    </w:p>
    <w:p w14:paraId="69D85499"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if (have_posts()) :</w:t>
      </w:r>
    </w:p>
    <w:p w14:paraId="2B3261AD"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while (have_posts()) : the_post();</w:t>
      </w:r>
    </w:p>
    <w:p w14:paraId="46D9F97F" w14:textId="77777777" w:rsidR="003A5864"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?&gt;</w:t>
      </w:r>
    </w:p>
    <w:p w14:paraId="33455A33" w14:textId="77777777" w:rsidR="009D1EC3" w:rsidRPr="00E35F62" w:rsidRDefault="009D1EC3"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highlight w:val="yellow"/>
          <w:lang w:val="mn-MN"/>
        </w:rPr>
        <w:t>Шар тухайн category id илэрхийлнэ.</w:t>
      </w:r>
      <w:r w:rsidRPr="00E35F62">
        <w:rPr>
          <w:rFonts w:ascii="Consolas" w:hAnsi="Consolas" w:cs="Consolas"/>
          <w:b/>
          <w:color w:val="385623" w:themeColor="accent6" w:themeShade="80"/>
          <w:sz w:val="24"/>
          <w:szCs w:val="24"/>
          <w:lang w:val="mn-MN"/>
        </w:rPr>
        <w:t xml:space="preserve"> </w:t>
      </w:r>
    </w:p>
    <w:p w14:paraId="06A220EF" w14:textId="77777777" w:rsidR="00F8335D" w:rsidRPr="00E35F62" w:rsidRDefault="00F8335D"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highlight w:val="green"/>
          <w:lang w:val="mn-MN"/>
        </w:rPr>
        <w:t>Ногоон тухайн category дотор мэдээг илэрхийлнэ.</w:t>
      </w:r>
      <w:r w:rsidRPr="00E35F62">
        <w:rPr>
          <w:rFonts w:ascii="Consolas" w:hAnsi="Consolas" w:cs="Consolas"/>
          <w:b/>
          <w:color w:val="385623" w:themeColor="accent6" w:themeShade="80"/>
          <w:sz w:val="24"/>
          <w:szCs w:val="24"/>
          <w:lang w:val="mn-MN"/>
        </w:rPr>
        <w:t xml:space="preserve"> </w:t>
      </w:r>
    </w:p>
    <w:p w14:paraId="14D63277" w14:textId="77777777" w:rsidR="00F8335D" w:rsidRPr="00E35F62" w:rsidRDefault="00F8335D" w:rsidP="00970006">
      <w:pPr>
        <w:spacing w:after="0"/>
        <w:rPr>
          <w:rFonts w:ascii="Consolas" w:hAnsi="Consolas" w:cs="Consolas"/>
          <w:b/>
          <w:color w:val="385623" w:themeColor="accent6" w:themeShade="80"/>
          <w:sz w:val="24"/>
          <w:szCs w:val="24"/>
          <w:lang w:val="mn-MN"/>
        </w:rPr>
      </w:pPr>
      <w:r w:rsidRPr="00E35F62">
        <w:rPr>
          <w:rFonts w:ascii="Consolas" w:hAnsi="Consolas" w:cs="Consolas"/>
          <w:b/>
          <w:color w:val="385623" w:themeColor="accent6" w:themeShade="80"/>
          <w:sz w:val="24"/>
          <w:szCs w:val="24"/>
          <w:lang w:val="mn-MN"/>
        </w:rPr>
        <w:t xml:space="preserve">Эндээс харахад </w:t>
      </w:r>
      <w:r w:rsidR="00895B6B" w:rsidRPr="00E35F62">
        <w:rPr>
          <w:rFonts w:ascii="Consolas" w:hAnsi="Consolas" w:cs="Consolas"/>
          <w:b/>
          <w:color w:val="385623" w:themeColor="accent6" w:themeShade="80"/>
          <w:sz w:val="24"/>
          <w:szCs w:val="24"/>
          <w:lang w:val="mn-MN"/>
        </w:rPr>
        <w:t xml:space="preserve">2 гэсэн categoty-д </w:t>
      </w:r>
      <w:r w:rsidRPr="00E35F62">
        <w:rPr>
          <w:rFonts w:ascii="Consolas" w:hAnsi="Consolas" w:cs="Consolas"/>
          <w:b/>
          <w:color w:val="385623" w:themeColor="accent6" w:themeShade="80"/>
          <w:sz w:val="24"/>
          <w:szCs w:val="24"/>
          <w:lang w:val="mn-MN"/>
        </w:rPr>
        <w:t xml:space="preserve">хамгийн сүүлд орж ирсэн 4 мэдээд дуудна. </w:t>
      </w:r>
    </w:p>
    <w:p w14:paraId="785AB733" w14:textId="77777777" w:rsidR="009D1EC3" w:rsidRPr="00E35F62" w:rsidRDefault="009D1EC3" w:rsidP="00970006">
      <w:pPr>
        <w:pStyle w:val="NormalWeb"/>
        <w:rPr>
          <w:rFonts w:ascii="Consolas" w:hAnsi="Consolas" w:cs="Consolas"/>
          <w:b/>
          <w:lang w:val="mn-MN"/>
        </w:rPr>
      </w:pPr>
      <w:r w:rsidRPr="00E35F62">
        <w:rPr>
          <w:rFonts w:ascii="Consolas" w:hAnsi="Consolas" w:cs="Consolas"/>
          <w:b/>
          <w:lang w:val="mn-MN"/>
        </w:rPr>
        <w:t>Post төгсөх</w:t>
      </w:r>
    </w:p>
    <w:p w14:paraId="4B3313AA"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&lt;?php </w:t>
      </w:r>
    </w:p>
    <w:p w14:paraId="01864F95" w14:textId="77777777" w:rsidR="009D1EC3" w:rsidRPr="00E35F62" w:rsidRDefault="00F10224"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D1EC3" w:rsidRPr="00E35F62">
        <w:rPr>
          <w:rFonts w:ascii="Consolas" w:hAnsi="Consolas" w:cs="Consolas"/>
          <w:color w:val="385623" w:themeColor="accent6" w:themeShade="80"/>
          <w:sz w:val="24"/>
          <w:szCs w:val="24"/>
          <w:lang w:val="mn-MN"/>
        </w:rPr>
        <w:t>endwhile;</w:t>
      </w:r>
    </w:p>
    <w:p w14:paraId="18A7AD0C"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endif;</w:t>
      </w:r>
    </w:p>
    <w:p w14:paraId="73A65563"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wp_reset_query();</w:t>
      </w:r>
    </w:p>
    <w:p w14:paraId="4F26ACDD" w14:textId="77777777" w:rsidR="009D1EC3" w:rsidRPr="00E35F62" w:rsidRDefault="009D1EC3"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?&gt;  </w:t>
      </w:r>
    </w:p>
    <w:p w14:paraId="19C2801E" w14:textId="77777777" w:rsidR="00F8335D" w:rsidRPr="00E35F62" w:rsidRDefault="00F8335D" w:rsidP="00970006">
      <w:pPr>
        <w:spacing w:after="0"/>
        <w:rPr>
          <w:rFonts w:ascii="Consolas" w:hAnsi="Consolas" w:cs="Consolas"/>
          <w:color w:val="385623" w:themeColor="accent6" w:themeShade="80"/>
          <w:sz w:val="24"/>
          <w:szCs w:val="24"/>
          <w:lang w:val="mn-MN"/>
        </w:rPr>
      </w:pPr>
    </w:p>
    <w:p w14:paraId="55B9AC9B" w14:textId="77777777" w:rsidR="00F8335D" w:rsidRPr="00E35F62" w:rsidRDefault="00F8335D"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tag_id=1% - гээд id харагдаж байна. </w:t>
      </w:r>
    </w:p>
    <w:p w14:paraId="4F1F8881" w14:textId="77777777" w:rsidR="009D1EC3" w:rsidRPr="00E35F62" w:rsidRDefault="009D1EC3" w:rsidP="00970006">
      <w:pPr>
        <w:spacing w:after="0"/>
        <w:rPr>
          <w:rFonts w:ascii="Consolas" w:hAnsi="Consolas" w:cs="Consolas"/>
          <w:b/>
          <w:color w:val="385623" w:themeColor="accent6" w:themeShade="80"/>
          <w:sz w:val="24"/>
          <w:szCs w:val="24"/>
          <w:lang w:val="mn-MN"/>
        </w:rPr>
      </w:pPr>
    </w:p>
    <w:p w14:paraId="07C4A0AC" w14:textId="77777777" w:rsidR="009D1EC3" w:rsidRPr="00E35F62" w:rsidRDefault="00D01896" w:rsidP="00970006">
      <w:pPr>
        <w:spacing w:after="0"/>
        <w:rPr>
          <w:rFonts w:ascii="Consolas" w:hAnsi="Consolas" w:cs="Consolas"/>
          <w:b/>
          <w:color w:val="385623" w:themeColor="accent6" w:themeShade="80"/>
          <w:sz w:val="24"/>
          <w:szCs w:val="24"/>
          <w:lang w:val="mn-MN"/>
        </w:rPr>
      </w:pPr>
      <w:r w:rsidRPr="00E35F62">
        <w:rPr>
          <w:rFonts w:ascii="Consolas" w:hAnsi="Consolas" w:cs="Consolas"/>
          <w:b/>
          <w:noProof/>
          <w:color w:val="385623" w:themeColor="accent6" w:themeShade="80"/>
          <w:sz w:val="24"/>
          <w:szCs w:val="24"/>
          <w:lang w:val="mn-MN"/>
        </w:rPr>
        <w:lastRenderedPageBreak/>
        <w:drawing>
          <wp:inline distT="0" distB="0" distL="0" distR="0" wp14:anchorId="0894148B" wp14:editId="33E4D0B2">
            <wp:extent cx="5867400" cy="2771775"/>
            <wp:effectExtent l="0" t="0" r="0" b="9525"/>
            <wp:docPr id="11" name="Picture 11" descr="C:\Users\comput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771775"/>
                    </a:xfrm>
                    <a:prstGeom prst="rect">
                      <a:avLst/>
                    </a:prstGeom>
                    <a:noFill/>
                    <a:ln>
                      <a:noFill/>
                    </a:ln>
                  </pic:spPr>
                </pic:pic>
              </a:graphicData>
            </a:graphic>
          </wp:inline>
        </w:drawing>
      </w:r>
    </w:p>
    <w:p w14:paraId="1D5497DD" w14:textId="77777777" w:rsidR="00CE22CF" w:rsidRPr="00E35F62" w:rsidRDefault="00CE22CF" w:rsidP="00CE22CF">
      <w:pPr>
        <w:spacing w:after="0"/>
        <w:rPr>
          <w:rFonts w:ascii="Consolas" w:hAnsi="Consolas" w:cs="Consolas"/>
          <w:sz w:val="24"/>
          <w:szCs w:val="24"/>
          <w:lang w:val="mn-MN"/>
        </w:rPr>
      </w:pPr>
      <w:r w:rsidRPr="00E35F62">
        <w:rPr>
          <w:rFonts w:ascii="Consolas" w:hAnsi="Consolas" w:cs="Consolas"/>
          <w:sz w:val="24"/>
          <w:szCs w:val="24"/>
          <w:lang w:val="mn-MN"/>
        </w:rPr>
        <w:t>Давталт эхлэх</w:t>
      </w:r>
    </w:p>
    <w:p w14:paraId="5152C7A9"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&lt;?php </w:t>
      </w:r>
    </w:p>
    <w:p w14:paraId="6FC27815"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query_posts('cat=3&amp;posts_per_page=4');</w:t>
      </w:r>
    </w:p>
    <w:p w14:paraId="1285A7BB"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if (have_posts()) :</w:t>
      </w:r>
    </w:p>
    <w:p w14:paraId="2C806C34"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while (have_posts()) : the_post();</w:t>
      </w:r>
    </w:p>
    <w:p w14:paraId="55C3D45E"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54B6ECF1"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w:t>
      </w:r>
    </w:p>
    <w:p w14:paraId="08ACCEBE"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$thumb_id = get_post_thumbnail_id();</w:t>
      </w:r>
    </w:p>
    <w:p w14:paraId="688405CB"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$thumb_url = wp_get_attachment_image_src($thumb_id, 'full', true);</w:t>
      </w:r>
    </w:p>
    <w:p w14:paraId="2BDF347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2CED3691" w14:textId="77777777" w:rsidR="00851D8D" w:rsidRPr="00E35F62" w:rsidRDefault="00851D8D" w:rsidP="00970006">
      <w:pPr>
        <w:spacing w:after="0"/>
        <w:rPr>
          <w:rFonts w:ascii="Consolas" w:hAnsi="Consolas" w:cs="Consolas"/>
          <w:color w:val="FF0000"/>
          <w:sz w:val="24"/>
          <w:szCs w:val="24"/>
          <w:lang w:val="mn-MN"/>
        </w:rPr>
      </w:pPr>
    </w:p>
    <w:p w14:paraId="23531106"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 xml:space="preserve">зурагны url </w:t>
      </w:r>
    </w:p>
    <w:p w14:paraId="44C0DD6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echo $thumb_url[0] ?&gt;</w:t>
      </w:r>
    </w:p>
    <w:p w14:paraId="35FBC564" w14:textId="77777777" w:rsidR="00CE22CF" w:rsidRPr="00E35F62" w:rsidRDefault="00CE22CF" w:rsidP="00970006">
      <w:pPr>
        <w:spacing w:after="0"/>
        <w:rPr>
          <w:rFonts w:ascii="Consolas" w:hAnsi="Consolas" w:cs="Consolas"/>
          <w:sz w:val="24"/>
          <w:szCs w:val="24"/>
          <w:lang w:val="mn-MN"/>
        </w:rPr>
      </w:pPr>
    </w:p>
    <w:p w14:paraId="16D04D8B"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мэдээний гарчиг</w:t>
      </w:r>
    </w:p>
    <w:p w14:paraId="503B9A86"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the_title(); ?&gt;</w:t>
      </w:r>
    </w:p>
    <w:p w14:paraId="19A3D608" w14:textId="77777777" w:rsidR="00CE22CF" w:rsidRPr="00E35F62" w:rsidRDefault="00CE22CF" w:rsidP="00970006">
      <w:pPr>
        <w:spacing w:after="0"/>
        <w:rPr>
          <w:rFonts w:ascii="Consolas" w:hAnsi="Consolas" w:cs="Consolas"/>
          <w:color w:val="FF0000"/>
          <w:sz w:val="24"/>
          <w:szCs w:val="24"/>
          <w:lang w:val="mn-MN"/>
        </w:rPr>
      </w:pPr>
    </w:p>
    <w:p w14:paraId="3D56B218"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мэдээний текст</w:t>
      </w:r>
    </w:p>
    <w:p w14:paraId="41FB1D9B"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&lt;p&gt;</w:t>
      </w:r>
    </w:p>
    <w:p w14:paraId="59ABA9C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&lt;?php </w:t>
      </w:r>
    </w:p>
    <w:p w14:paraId="299E569F"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$content = get_the_content();</w:t>
      </w:r>
    </w:p>
    <w:p w14:paraId="3A6DE53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$content = strip_tags($content);</w:t>
      </w:r>
    </w:p>
    <w:p w14:paraId="24FFEF9D"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echo mb_substr($content, 0, 200). '...';</w:t>
      </w:r>
    </w:p>
    <w:p w14:paraId="09981216"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?&gt;</w:t>
      </w:r>
    </w:p>
    <w:p w14:paraId="29FA8460"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&lt;/p&gt;</w:t>
      </w:r>
    </w:p>
    <w:p w14:paraId="0AB51B10" w14:textId="77777777" w:rsidR="00851D8D" w:rsidRPr="00E35F62" w:rsidRDefault="00851D8D" w:rsidP="00970006">
      <w:pPr>
        <w:spacing w:after="0"/>
        <w:rPr>
          <w:rFonts w:ascii="Consolas" w:hAnsi="Consolas" w:cs="Consolas"/>
          <w:color w:val="FF0000"/>
          <w:sz w:val="24"/>
          <w:szCs w:val="24"/>
          <w:lang w:val="mn-MN"/>
        </w:rPr>
      </w:pPr>
    </w:p>
    <w:p w14:paraId="60DBF387" w14:textId="77777777" w:rsidR="00851D8D" w:rsidRPr="00E35F62" w:rsidRDefault="00851D8D" w:rsidP="00970006">
      <w:pPr>
        <w:spacing w:after="0"/>
        <w:rPr>
          <w:rFonts w:ascii="Consolas" w:hAnsi="Consolas" w:cs="Consolas"/>
          <w:sz w:val="24"/>
          <w:szCs w:val="24"/>
          <w:lang w:val="mn-MN"/>
        </w:rPr>
      </w:pPr>
      <w:r w:rsidRPr="00E35F62">
        <w:rPr>
          <w:rFonts w:ascii="Consolas" w:hAnsi="Consolas" w:cs="Consolas"/>
          <w:sz w:val="24"/>
          <w:szCs w:val="24"/>
          <w:lang w:val="mn-MN"/>
        </w:rPr>
        <w:t>дэлгэрэнгүй линк</w:t>
      </w:r>
    </w:p>
    <w:p w14:paraId="711A5D27" w14:textId="77777777" w:rsidR="00CE22CF"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the_permalink() ?&gt;</w:t>
      </w:r>
    </w:p>
    <w:p w14:paraId="1B749C94" w14:textId="77777777" w:rsidR="00CE22CF" w:rsidRPr="00E35F62" w:rsidRDefault="00CE22CF" w:rsidP="00970006">
      <w:pPr>
        <w:spacing w:after="0"/>
        <w:rPr>
          <w:rFonts w:ascii="Consolas" w:hAnsi="Consolas" w:cs="Consolas"/>
          <w:color w:val="FF0000"/>
          <w:sz w:val="24"/>
          <w:szCs w:val="24"/>
          <w:lang w:val="mn-MN"/>
        </w:rPr>
      </w:pPr>
    </w:p>
    <w:p w14:paraId="63A79389"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sz w:val="24"/>
          <w:szCs w:val="24"/>
          <w:lang w:val="mn-MN"/>
        </w:rPr>
        <w:t xml:space="preserve">он сар өдөр </w:t>
      </w:r>
    </w:p>
    <w:p w14:paraId="2ED3CA55"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&lt;?php echo get_the_date();?&gt;</w:t>
      </w:r>
    </w:p>
    <w:p w14:paraId="0E05F75F" w14:textId="77777777" w:rsidR="00851D8D" w:rsidRPr="00E35F62" w:rsidRDefault="00851D8D" w:rsidP="00970006">
      <w:pPr>
        <w:spacing w:after="0"/>
        <w:rPr>
          <w:rFonts w:ascii="Consolas" w:hAnsi="Consolas" w:cs="Consolas"/>
          <w:color w:val="FF0000"/>
          <w:sz w:val="24"/>
          <w:szCs w:val="24"/>
          <w:lang w:val="mn-MN"/>
        </w:rPr>
      </w:pPr>
    </w:p>
    <w:p w14:paraId="15EFBED9" w14:textId="77777777" w:rsidR="00CE22CF" w:rsidRPr="00E35F62" w:rsidRDefault="00CE22CF" w:rsidP="00CE22CF">
      <w:pPr>
        <w:spacing w:after="0"/>
        <w:rPr>
          <w:rFonts w:ascii="Consolas" w:hAnsi="Consolas" w:cs="Consolas"/>
          <w:sz w:val="24"/>
          <w:szCs w:val="24"/>
          <w:lang w:val="mn-MN"/>
        </w:rPr>
      </w:pPr>
      <w:r w:rsidRPr="00E35F62">
        <w:rPr>
          <w:rFonts w:ascii="Consolas" w:hAnsi="Consolas" w:cs="Consolas"/>
          <w:sz w:val="24"/>
          <w:szCs w:val="24"/>
          <w:lang w:val="mn-MN"/>
        </w:rPr>
        <w:t>Давталт дуусах</w:t>
      </w:r>
    </w:p>
    <w:p w14:paraId="29793B50"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lastRenderedPageBreak/>
        <w:t xml:space="preserve">&lt;?php </w:t>
      </w:r>
    </w:p>
    <w:p w14:paraId="2AE5338C"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endwhile;</w:t>
      </w:r>
    </w:p>
    <w:p w14:paraId="35F74047"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endif;</w:t>
      </w:r>
    </w:p>
    <w:p w14:paraId="6969A308" w14:textId="77777777" w:rsidR="00851D8D"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 xml:space="preserve">      wp_reset_query();</w:t>
      </w:r>
    </w:p>
    <w:p w14:paraId="14A04F70" w14:textId="77777777" w:rsidR="00970006" w:rsidRPr="00E35F62" w:rsidRDefault="00851D8D" w:rsidP="00970006">
      <w:pPr>
        <w:spacing w:after="0"/>
        <w:rPr>
          <w:rFonts w:ascii="Consolas" w:hAnsi="Consolas" w:cs="Consolas"/>
          <w:color w:val="FF0000"/>
          <w:sz w:val="24"/>
          <w:szCs w:val="24"/>
          <w:lang w:val="mn-MN"/>
        </w:rPr>
      </w:pPr>
      <w:r w:rsidRPr="00E35F62">
        <w:rPr>
          <w:rFonts w:ascii="Consolas" w:hAnsi="Consolas" w:cs="Consolas"/>
          <w:color w:val="FF0000"/>
          <w:sz w:val="24"/>
          <w:szCs w:val="24"/>
          <w:lang w:val="mn-MN"/>
        </w:rPr>
        <w:t>?&gt;</w:t>
      </w:r>
    </w:p>
    <w:p w14:paraId="651433E2" w14:textId="77777777" w:rsidR="00970006" w:rsidRPr="00E35F62" w:rsidRDefault="00970006" w:rsidP="00970006">
      <w:pPr>
        <w:spacing w:after="0"/>
        <w:rPr>
          <w:rFonts w:ascii="Consolas" w:hAnsi="Consolas" w:cs="Consolas"/>
          <w:b/>
          <w:color w:val="385623" w:themeColor="accent6" w:themeShade="80"/>
          <w:sz w:val="24"/>
          <w:szCs w:val="24"/>
          <w:lang w:val="mn-MN"/>
        </w:rPr>
      </w:pPr>
    </w:p>
    <w:p w14:paraId="531747C8" w14:textId="6A9DEE7E" w:rsidR="00970006" w:rsidRDefault="00970006" w:rsidP="00970006">
      <w:pPr>
        <w:spacing w:after="0"/>
        <w:rPr>
          <w:rFonts w:ascii="Consolas" w:hAnsi="Consolas" w:cs="Consolas"/>
          <w:b/>
          <w:sz w:val="24"/>
          <w:szCs w:val="24"/>
          <w:lang w:val="mn-MN"/>
        </w:rPr>
      </w:pPr>
      <w:r w:rsidRPr="00E35F62">
        <w:rPr>
          <w:rFonts w:ascii="Consolas" w:hAnsi="Consolas" w:cs="Consolas"/>
          <w:b/>
          <w:sz w:val="24"/>
          <w:szCs w:val="24"/>
          <w:lang w:val="mn-MN"/>
        </w:rPr>
        <w:t xml:space="preserve">Index.php </w:t>
      </w:r>
    </w:p>
    <w:p w14:paraId="263A7F80" w14:textId="4D22F6E5" w:rsidR="00781FDD" w:rsidRDefault="00781FDD" w:rsidP="00781FDD">
      <w:pPr>
        <w:spacing w:after="0"/>
        <w:rPr>
          <w:rFonts w:ascii="Consolas" w:hAnsi="Consolas" w:cs="Consolas"/>
          <w:b/>
          <w:sz w:val="24"/>
          <w:szCs w:val="24"/>
        </w:rPr>
      </w:pPr>
      <w:proofErr w:type="spellStart"/>
      <w:r w:rsidRPr="00781FDD">
        <w:rPr>
          <w:rFonts w:ascii="Consolas" w:hAnsi="Consolas" w:cs="Consolas"/>
          <w:b/>
          <w:sz w:val="24"/>
          <w:szCs w:val="24"/>
        </w:rPr>
        <w:t>мэдээ</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мэдээллийн</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доор</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орж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ирж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байгаа</w:t>
      </w:r>
      <w:proofErr w:type="spellEnd"/>
      <w:r w:rsidRPr="00781FDD">
        <w:rPr>
          <w:rFonts w:ascii="Consolas" w:hAnsi="Consolas" w:cs="Consolas"/>
          <w:b/>
          <w:sz w:val="24"/>
          <w:szCs w:val="24"/>
        </w:rPr>
        <w:t xml:space="preserve"> 4 </w:t>
      </w:r>
      <w:proofErr w:type="spellStart"/>
      <w:r w:rsidRPr="00781FDD">
        <w:rPr>
          <w:rFonts w:ascii="Consolas" w:hAnsi="Consolas" w:cs="Consolas"/>
          <w:b/>
          <w:sz w:val="24"/>
          <w:szCs w:val="24"/>
        </w:rPr>
        <w:t>хэсэгээр</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ээлчилж</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гарч</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байгаа</w:t>
      </w:r>
      <w:proofErr w:type="spellEnd"/>
      <w:r w:rsidRPr="00781FDD">
        <w:rPr>
          <w:rFonts w:ascii="Consolas" w:hAnsi="Consolas" w:cs="Consolas"/>
          <w:b/>
          <w:sz w:val="24"/>
          <w:szCs w:val="24"/>
        </w:rPr>
        <w:t xml:space="preserve"> post </w:t>
      </w:r>
      <w:proofErr w:type="spellStart"/>
      <w:r w:rsidRPr="00781FDD">
        <w:rPr>
          <w:rFonts w:ascii="Consolas" w:hAnsi="Consolas" w:cs="Consolas"/>
          <w:b/>
          <w:sz w:val="24"/>
          <w:szCs w:val="24"/>
        </w:rPr>
        <w:t>буюу</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мэдээнүүдийн</w:t>
      </w:r>
      <w:proofErr w:type="spellEnd"/>
      <w:r w:rsidRPr="00781FDD">
        <w:rPr>
          <w:rFonts w:ascii="Consolas" w:hAnsi="Consolas" w:cs="Consolas"/>
          <w:b/>
          <w:sz w:val="24"/>
          <w:szCs w:val="24"/>
        </w:rPr>
        <w:t xml:space="preserve"> </w:t>
      </w:r>
      <w:proofErr w:type="spellStart"/>
      <w:r w:rsidRPr="00781FDD">
        <w:rPr>
          <w:rFonts w:ascii="Consolas" w:hAnsi="Consolas" w:cs="Consolas"/>
          <w:b/>
          <w:sz w:val="24"/>
          <w:szCs w:val="24"/>
        </w:rPr>
        <w:t>хэсэг</w:t>
      </w:r>
      <w:proofErr w:type="spellEnd"/>
      <w:r w:rsidRPr="00781FDD">
        <w:rPr>
          <w:rFonts w:ascii="Consolas" w:hAnsi="Consolas" w:cs="Consolas"/>
          <w:b/>
          <w:sz w:val="24"/>
          <w:szCs w:val="24"/>
        </w:rPr>
        <w:t xml:space="preserve">  </w:t>
      </w:r>
    </w:p>
    <w:p w14:paraId="25F4BB76" w14:textId="77777777" w:rsidR="00781FDD" w:rsidRDefault="00781FDD" w:rsidP="00970006">
      <w:pPr>
        <w:spacing w:after="0"/>
        <w:rPr>
          <w:rFonts w:ascii="Consolas" w:hAnsi="Consolas" w:cs="Consolas"/>
          <w:b/>
          <w:sz w:val="24"/>
          <w:szCs w:val="24"/>
        </w:rPr>
      </w:pPr>
    </w:p>
    <w:p w14:paraId="3F29A5F6" w14:textId="7730CD22" w:rsidR="00970006" w:rsidRPr="00E35F62" w:rsidRDefault="00970006" w:rsidP="00970006">
      <w:pPr>
        <w:spacing w:after="0"/>
        <w:rPr>
          <w:rFonts w:ascii="Consolas" w:hAnsi="Consolas" w:cs="Consolas"/>
          <w:color w:val="000000" w:themeColor="text1"/>
          <w:sz w:val="24"/>
          <w:szCs w:val="24"/>
          <w:lang w:val="mn-MN"/>
        </w:rPr>
      </w:pPr>
      <w:r w:rsidRPr="00E35F62">
        <w:rPr>
          <w:rFonts w:ascii="Consolas" w:hAnsi="Consolas" w:cs="Consolas"/>
          <w:color w:val="000000" w:themeColor="text1"/>
          <w:sz w:val="24"/>
          <w:szCs w:val="24"/>
          <w:lang w:val="mn-MN"/>
        </w:rPr>
        <w:t>&lt;?php get_header(); ?&gt;</w:t>
      </w:r>
    </w:p>
    <w:p w14:paraId="3BD0B43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class="news"&gt;</w:t>
      </w:r>
    </w:p>
    <w:p w14:paraId="509DB63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class="container"&gt;</w:t>
      </w:r>
    </w:p>
    <w:p w14:paraId="4D64EDFE"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&lt;h2 class="title"&gt;Мэдээ мэдэээлэл&lt;/h2&gt;</w:t>
      </w:r>
    </w:p>
    <w:p w14:paraId="340B0D1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class="divider"&gt;&lt;/div&gt;</w:t>
      </w:r>
    </w:p>
    <w:p w14:paraId="2701900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class="row"&gt;</w:t>
      </w:r>
    </w:p>
    <w:p w14:paraId="01FE6B1B" w14:textId="77777777" w:rsidR="00CE22CF" w:rsidRPr="00E35F62" w:rsidRDefault="00CE22CF" w:rsidP="00CE22CF">
      <w:pPr>
        <w:spacing w:after="0"/>
        <w:rPr>
          <w:rFonts w:ascii="Consolas" w:hAnsi="Consolas" w:cs="Consolas"/>
          <w:b/>
          <w:sz w:val="24"/>
          <w:szCs w:val="24"/>
          <w:lang w:val="mn-MN"/>
        </w:rPr>
      </w:pPr>
      <w:r w:rsidRPr="00E35F62">
        <w:rPr>
          <w:rFonts w:ascii="Consolas" w:hAnsi="Consolas" w:cs="Consolas"/>
          <w:b/>
          <w:sz w:val="24"/>
          <w:szCs w:val="24"/>
          <w:lang w:val="mn-MN"/>
        </w:rPr>
        <w:t xml:space="preserve">       </w:t>
      </w:r>
      <w:r w:rsidR="00582262" w:rsidRPr="00E35F62">
        <w:rPr>
          <w:rFonts w:ascii="Consolas" w:hAnsi="Consolas" w:cs="Consolas"/>
          <w:b/>
          <w:sz w:val="24"/>
          <w:szCs w:val="24"/>
          <w:lang w:val="mn-MN"/>
        </w:rPr>
        <w:tab/>
      </w:r>
      <w:r w:rsidR="00582262" w:rsidRPr="00E35F62">
        <w:rPr>
          <w:rFonts w:ascii="Consolas" w:hAnsi="Consolas" w:cs="Consolas"/>
          <w:b/>
          <w:sz w:val="24"/>
          <w:szCs w:val="24"/>
          <w:lang w:val="mn-MN"/>
        </w:rPr>
        <w:tab/>
      </w:r>
      <w:r w:rsidRPr="00E35F62">
        <w:rPr>
          <w:rFonts w:ascii="Consolas" w:hAnsi="Consolas" w:cs="Consolas"/>
          <w:b/>
          <w:sz w:val="24"/>
          <w:szCs w:val="24"/>
          <w:lang w:val="mn-MN"/>
        </w:rPr>
        <w:t>// Давталт эхлэх</w:t>
      </w:r>
    </w:p>
    <w:p w14:paraId="185F9E23" w14:textId="77777777" w:rsidR="00970006" w:rsidRPr="00E35F62" w:rsidRDefault="00970006" w:rsidP="00970006">
      <w:pPr>
        <w:spacing w:after="0"/>
        <w:ind w:left="1440" w:firstLine="72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&lt;?php </w:t>
      </w:r>
    </w:p>
    <w:p w14:paraId="27426874"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query_posts('cat=3&amp;posts_per_page=4&amp;offset=0');</w:t>
      </w:r>
    </w:p>
    <w:p w14:paraId="39ADFC6A"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if (have_posts()) :</w:t>
      </w:r>
    </w:p>
    <w:p w14:paraId="62B932EA"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while (have_posts()) : the_post();</w:t>
      </w:r>
    </w:p>
    <w:p w14:paraId="75E334FD"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t>?&gt;</w:t>
      </w:r>
    </w:p>
    <w:p w14:paraId="2874C306"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class="col-md-3 col-sm-3"&gt;</w:t>
      </w:r>
    </w:p>
    <w:p w14:paraId="226A936D"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class="n1"&gt;</w:t>
      </w:r>
    </w:p>
    <w:p w14:paraId="6DA672B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 class="n1-image"&gt;</w:t>
      </w:r>
    </w:p>
    <w:p w14:paraId="258AF60D"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00CE22CF" w:rsidRPr="00E35F62">
        <w:rPr>
          <w:rFonts w:ascii="Consolas" w:hAnsi="Consolas" w:cs="Consolas"/>
          <w:b/>
          <w:sz w:val="24"/>
          <w:szCs w:val="24"/>
          <w:lang w:val="mn-MN"/>
        </w:rPr>
        <w:t xml:space="preserve">// </w:t>
      </w:r>
      <w:r w:rsidRPr="00E35F62">
        <w:rPr>
          <w:rFonts w:ascii="Consolas" w:hAnsi="Consolas" w:cs="Consolas"/>
          <w:b/>
          <w:sz w:val="24"/>
          <w:szCs w:val="24"/>
          <w:lang w:val="mn-MN"/>
        </w:rPr>
        <w:t>дэлгэрэнгүй линк</w:t>
      </w:r>
    </w:p>
    <w:p w14:paraId="5F0E0D0A"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p>
    <w:p w14:paraId="39171AF1"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&lt;?php</w:t>
      </w:r>
    </w:p>
    <w:p w14:paraId="46714F04"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$thumb_id = get_post_thumbnail_id();</w:t>
      </w:r>
    </w:p>
    <w:p w14:paraId="03F1208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$thumb_url = wp_get_attachment_image_src($thumb_id, 'full', true);</w:t>
      </w:r>
    </w:p>
    <w:p w14:paraId="547986E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w:t>
      </w:r>
    </w:p>
    <w:p w14:paraId="5538232E"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color w:val="C00000"/>
          <w:sz w:val="24"/>
          <w:szCs w:val="24"/>
          <w:lang w:val="mn-MN"/>
        </w:rPr>
        <w:tab/>
      </w:r>
      <w:r w:rsidRPr="00E35F62">
        <w:rPr>
          <w:rFonts w:ascii="Consolas" w:hAnsi="Consolas" w:cs="Consolas"/>
          <w:b/>
          <w:sz w:val="24"/>
          <w:szCs w:val="24"/>
          <w:lang w:val="mn-MN"/>
        </w:rPr>
        <w:tab/>
        <w:t xml:space="preserve">// зурагны url </w:t>
      </w:r>
    </w:p>
    <w:p w14:paraId="65AA737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&lt;img src="</w:t>
      </w:r>
      <w:r w:rsidRPr="00E35F62">
        <w:rPr>
          <w:rFonts w:ascii="Consolas" w:hAnsi="Consolas" w:cs="Consolas"/>
          <w:color w:val="C00000"/>
          <w:sz w:val="24"/>
          <w:szCs w:val="24"/>
          <w:lang w:val="mn-MN"/>
        </w:rPr>
        <w:t>&lt;?php echo $thumb_url[0] ?&gt;</w:t>
      </w:r>
      <w:r w:rsidRPr="00E35F62">
        <w:rPr>
          <w:rFonts w:ascii="Consolas" w:hAnsi="Consolas" w:cs="Consolas"/>
          <w:color w:val="385623" w:themeColor="accent6" w:themeShade="80"/>
          <w:sz w:val="24"/>
          <w:szCs w:val="24"/>
          <w:lang w:val="mn-MN"/>
        </w:rPr>
        <w:t>"&gt;</w:t>
      </w:r>
    </w:p>
    <w:p w14:paraId="571BF78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&lt;/a&gt;</w:t>
      </w:r>
    </w:p>
    <w:p w14:paraId="66F35CA4"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2135E9AE" w14:textId="77777777" w:rsidR="00582262" w:rsidRPr="00E35F62" w:rsidRDefault="00582262" w:rsidP="00582262">
      <w:pPr>
        <w:spacing w:after="0"/>
        <w:rPr>
          <w:rFonts w:ascii="Consolas" w:hAnsi="Consolas" w:cs="Consolas"/>
          <w:sz w:val="24"/>
          <w:szCs w:val="24"/>
          <w:lang w:val="mn-MN"/>
        </w:rPr>
      </w:pPr>
      <w:r w:rsidRPr="00E35F62">
        <w:rPr>
          <w:rFonts w:ascii="Consolas" w:hAnsi="Consolas" w:cs="Consolas"/>
          <w:b/>
          <w:sz w:val="24"/>
          <w:szCs w:val="24"/>
          <w:lang w:val="mn-MN"/>
        </w:rPr>
        <w:t xml:space="preserve">              // дэлгэрэнгүй линк      // мэдээний гарчиг</w:t>
      </w:r>
    </w:p>
    <w:p w14:paraId="2C52737B"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&lt;h3&gt;&lt;a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r w:rsidRPr="00E35F62">
        <w:rPr>
          <w:rFonts w:ascii="Consolas" w:hAnsi="Consolas" w:cs="Consolas"/>
          <w:color w:val="C00000"/>
          <w:sz w:val="24"/>
          <w:szCs w:val="24"/>
          <w:lang w:val="mn-MN"/>
        </w:rPr>
        <w:t>&lt;?php the_title(); ?&gt;</w:t>
      </w:r>
      <w:r w:rsidRPr="00E35F62">
        <w:rPr>
          <w:rFonts w:ascii="Consolas" w:hAnsi="Consolas" w:cs="Consolas"/>
          <w:color w:val="385623" w:themeColor="accent6" w:themeShade="80"/>
          <w:sz w:val="24"/>
          <w:szCs w:val="24"/>
          <w:lang w:val="mn-MN"/>
        </w:rPr>
        <w:t>&lt;/a&gt;&lt;/h3&gt;</w:t>
      </w:r>
    </w:p>
    <w:p w14:paraId="72250328" w14:textId="77777777" w:rsidR="00582262" w:rsidRPr="00E35F62" w:rsidRDefault="00582262" w:rsidP="00582262">
      <w:pPr>
        <w:spacing w:after="0"/>
        <w:rPr>
          <w:rFonts w:ascii="Consolas" w:hAnsi="Consolas" w:cs="Consolas"/>
          <w:b/>
          <w:color w:val="FF0000"/>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t xml:space="preserve">    </w:t>
      </w:r>
      <w:r w:rsidRPr="00E35F62">
        <w:rPr>
          <w:rFonts w:ascii="Consolas" w:hAnsi="Consolas" w:cs="Consolas"/>
          <w:b/>
          <w:sz w:val="24"/>
          <w:szCs w:val="24"/>
          <w:lang w:val="mn-MN"/>
        </w:rPr>
        <w:t xml:space="preserve">// он сар өдөр </w:t>
      </w:r>
    </w:p>
    <w:p w14:paraId="10F70EB2"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class="date"&gt;</w:t>
      </w:r>
      <w:r w:rsidRPr="00E35F62">
        <w:rPr>
          <w:rFonts w:ascii="Consolas" w:hAnsi="Consolas" w:cs="Consolas"/>
          <w:color w:val="C00000"/>
          <w:sz w:val="24"/>
          <w:szCs w:val="24"/>
          <w:lang w:val="mn-MN"/>
        </w:rPr>
        <w:t>&lt;?php echo get_the_date('Y/m/d H:i');?&gt;</w:t>
      </w:r>
      <w:r w:rsidRPr="00E35F62">
        <w:rPr>
          <w:rFonts w:ascii="Consolas" w:hAnsi="Consolas" w:cs="Consolas"/>
          <w:color w:val="385623" w:themeColor="accent6" w:themeShade="80"/>
          <w:sz w:val="24"/>
          <w:szCs w:val="24"/>
          <w:lang w:val="mn-MN"/>
        </w:rPr>
        <w:t>&lt;/div&gt;</w:t>
      </w:r>
    </w:p>
    <w:p w14:paraId="70FB6B3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&lt;p&gt;</w:t>
      </w:r>
    </w:p>
    <w:p w14:paraId="784C67A1"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color w:val="385623" w:themeColor="accent6" w:themeShade="80"/>
          <w:sz w:val="24"/>
          <w:szCs w:val="24"/>
          <w:lang w:val="mn-MN"/>
        </w:rPr>
        <w:tab/>
      </w:r>
      <w:r w:rsidRPr="00E35F62">
        <w:rPr>
          <w:rFonts w:ascii="Consolas" w:hAnsi="Consolas" w:cs="Consolas"/>
          <w:b/>
          <w:sz w:val="24"/>
          <w:szCs w:val="24"/>
          <w:lang w:val="mn-MN"/>
        </w:rPr>
        <w:t>// мэдээний текст</w:t>
      </w:r>
    </w:p>
    <w:p w14:paraId="26307F1B"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 xml:space="preserve">&lt;?php </w:t>
      </w:r>
    </w:p>
    <w:p w14:paraId="2D88ECC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get_the_content();</w:t>
      </w:r>
    </w:p>
    <w:p w14:paraId="78F04A15"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strip_tags($content);</w:t>
      </w:r>
    </w:p>
    <w:p w14:paraId="355705E2"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echo mb_substr($content, 0, 100). '...';</w:t>
      </w:r>
    </w:p>
    <w:p w14:paraId="66898B7C"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3435E1"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?&gt;</w:t>
      </w:r>
    </w:p>
    <w:p w14:paraId="45B912D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lastRenderedPageBreak/>
        <w:t xml:space="preserve">                        &lt;/p&gt;</w:t>
      </w:r>
    </w:p>
    <w:p w14:paraId="68140F60"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649ED733"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3CB2AD00" w14:textId="77777777" w:rsidR="00582262" w:rsidRPr="00E35F62" w:rsidRDefault="00582262" w:rsidP="00582262">
      <w:pPr>
        <w:spacing w:after="0"/>
        <w:rPr>
          <w:rFonts w:ascii="Consolas" w:hAnsi="Consolas" w:cs="Consolas"/>
          <w:b/>
          <w:sz w:val="24"/>
          <w:szCs w:val="24"/>
          <w:lang w:val="mn-MN"/>
        </w:rPr>
      </w:pPr>
      <w:r w:rsidRPr="00E35F62">
        <w:rPr>
          <w:rFonts w:ascii="Consolas" w:hAnsi="Consolas" w:cs="Consolas"/>
          <w:color w:val="385623" w:themeColor="accent6" w:themeShade="80"/>
          <w:sz w:val="24"/>
          <w:szCs w:val="24"/>
          <w:lang w:val="mn-MN"/>
        </w:rPr>
        <w:tab/>
      </w:r>
      <w:r w:rsidRPr="00E35F62">
        <w:rPr>
          <w:rFonts w:ascii="Consolas" w:hAnsi="Consolas" w:cs="Consolas"/>
          <w:sz w:val="24"/>
          <w:szCs w:val="24"/>
          <w:lang w:val="mn-MN"/>
        </w:rPr>
        <w:tab/>
      </w:r>
      <w:r w:rsidRPr="00E35F62">
        <w:rPr>
          <w:rFonts w:ascii="Consolas" w:hAnsi="Consolas" w:cs="Consolas"/>
          <w:b/>
          <w:sz w:val="24"/>
          <w:szCs w:val="24"/>
          <w:lang w:val="mn-MN"/>
        </w:rPr>
        <w:t>// Давталт дуусах</w:t>
      </w:r>
    </w:p>
    <w:p w14:paraId="2DA39AF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&lt;?php </w:t>
      </w:r>
    </w:p>
    <w:p w14:paraId="787BBD0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endwhile;</w:t>
      </w:r>
    </w:p>
    <w:p w14:paraId="3E0FBF9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endif;</w:t>
      </w:r>
    </w:p>
    <w:p w14:paraId="7D34C14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wp_reset_query();</w:t>
      </w:r>
    </w:p>
    <w:p w14:paraId="6BE73241" w14:textId="10D4177A" w:rsidR="00970006"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  </w:t>
      </w:r>
    </w:p>
    <w:p w14:paraId="339567F5" w14:textId="0A7448A1" w:rsidR="00781FDD" w:rsidRPr="00781FDD" w:rsidRDefault="00781FDD" w:rsidP="00970006">
      <w:pPr>
        <w:spacing w:after="0"/>
        <w:rPr>
          <w:rFonts w:ascii="Consolas" w:hAnsi="Consolas" w:cs="Consolas"/>
          <w:b/>
          <w:bCs/>
          <w:sz w:val="24"/>
          <w:szCs w:val="24"/>
          <w:lang w:val="mn-MN"/>
        </w:rPr>
      </w:pPr>
      <w:r w:rsidRPr="00781FDD">
        <w:rPr>
          <w:rFonts w:ascii="Consolas" w:hAnsi="Consolas" w:cs="Consolas"/>
          <w:b/>
          <w:bCs/>
          <w:sz w:val="24"/>
          <w:szCs w:val="24"/>
          <w:lang w:val="mn-MN"/>
        </w:rPr>
        <w:t xml:space="preserve">Харагдах байдал </w:t>
      </w:r>
    </w:p>
    <w:p w14:paraId="2A130555" w14:textId="36C0543D" w:rsidR="00781FDD" w:rsidRDefault="00781FDD" w:rsidP="00970006">
      <w:pPr>
        <w:spacing w:after="0"/>
        <w:rPr>
          <w:rFonts w:ascii="Consolas" w:hAnsi="Consolas" w:cs="Consolas"/>
          <w:color w:val="C00000"/>
          <w:sz w:val="24"/>
          <w:szCs w:val="24"/>
          <w:lang w:val="mn-MN"/>
        </w:rPr>
      </w:pPr>
    </w:p>
    <w:p w14:paraId="7C1D8D79" w14:textId="6B350509" w:rsidR="00781FDD" w:rsidRPr="00781FDD" w:rsidRDefault="00781FDD" w:rsidP="00970006">
      <w:pPr>
        <w:spacing w:after="0"/>
        <w:rPr>
          <w:rFonts w:ascii="Consolas" w:hAnsi="Consolas" w:cs="Consolas"/>
          <w:color w:val="C00000"/>
          <w:sz w:val="24"/>
          <w:szCs w:val="24"/>
        </w:rPr>
      </w:pPr>
      <w:r>
        <w:rPr>
          <w:rFonts w:ascii="Consolas" w:hAnsi="Consolas" w:cs="Consolas"/>
          <w:noProof/>
          <w:color w:val="C00000"/>
          <w:sz w:val="24"/>
          <w:szCs w:val="24"/>
        </w:rPr>
        <w:drawing>
          <wp:inline distT="0" distB="0" distL="0" distR="0" wp14:anchorId="3E154162" wp14:editId="66306F91">
            <wp:extent cx="6409055"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9055" cy="2895600"/>
                    </a:xfrm>
                    <a:prstGeom prst="rect">
                      <a:avLst/>
                    </a:prstGeom>
                    <a:noFill/>
                    <a:ln>
                      <a:noFill/>
                    </a:ln>
                  </pic:spPr>
                </pic:pic>
              </a:graphicData>
            </a:graphic>
          </wp:inline>
        </w:drawing>
      </w:r>
    </w:p>
    <w:p w14:paraId="35B9C4B8" w14:textId="250E109A" w:rsidR="00781FDD" w:rsidRDefault="00781FDD" w:rsidP="00970006">
      <w:pPr>
        <w:spacing w:after="0"/>
        <w:rPr>
          <w:rFonts w:ascii="Consolas" w:hAnsi="Consolas" w:cs="Consolas"/>
          <w:b/>
          <w:bCs/>
          <w:sz w:val="24"/>
          <w:szCs w:val="24"/>
          <w:lang w:val="mn-MN"/>
        </w:rPr>
      </w:pPr>
      <w:r w:rsidRPr="00781FDD">
        <w:rPr>
          <w:rFonts w:ascii="Consolas" w:hAnsi="Consolas" w:cs="Consolas"/>
          <w:b/>
          <w:bCs/>
          <w:color w:val="FF0000"/>
          <w:sz w:val="24"/>
          <w:szCs w:val="24"/>
          <w:lang w:val="mn-MN"/>
        </w:rPr>
        <w:t xml:space="preserve">Мэдээ орж харах үед </w:t>
      </w:r>
    </w:p>
    <w:p w14:paraId="279FA3F0" w14:textId="7DF3C5F1" w:rsidR="00781FDD" w:rsidRPr="00781FDD" w:rsidRDefault="00781FDD" w:rsidP="00970006">
      <w:pPr>
        <w:spacing w:after="0"/>
        <w:rPr>
          <w:rFonts w:ascii="Consolas" w:hAnsi="Consolas" w:cs="Consolas"/>
          <w:b/>
          <w:bCs/>
          <w:sz w:val="24"/>
          <w:szCs w:val="24"/>
        </w:rPr>
      </w:pPr>
      <w:r>
        <w:rPr>
          <w:rFonts w:ascii="Consolas" w:hAnsi="Consolas" w:cs="Consolas"/>
          <w:b/>
          <w:bCs/>
          <w:noProof/>
          <w:sz w:val="24"/>
          <w:szCs w:val="24"/>
        </w:rPr>
        <w:drawing>
          <wp:inline distT="0" distB="0" distL="0" distR="0" wp14:anchorId="45F7E07E" wp14:editId="4872FA29">
            <wp:extent cx="640080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53055"/>
                    </a:xfrm>
                    <a:prstGeom prst="rect">
                      <a:avLst/>
                    </a:prstGeom>
                    <a:noFill/>
                    <a:ln>
                      <a:noFill/>
                    </a:ln>
                  </pic:spPr>
                </pic:pic>
              </a:graphicData>
            </a:graphic>
          </wp:inline>
        </w:drawing>
      </w:r>
    </w:p>
    <w:p w14:paraId="0F28A351" w14:textId="77777777" w:rsidR="00781FDD" w:rsidRPr="00781FDD" w:rsidRDefault="00781FDD" w:rsidP="00970006">
      <w:pPr>
        <w:spacing w:after="0"/>
        <w:rPr>
          <w:rFonts w:ascii="Consolas" w:hAnsi="Consolas" w:cs="Consolas"/>
          <w:color w:val="C00000"/>
          <w:sz w:val="24"/>
          <w:szCs w:val="24"/>
          <w:lang w:val="mn-MN"/>
        </w:rPr>
      </w:pPr>
    </w:p>
    <w:p w14:paraId="08E8F133" w14:textId="4CA5722C" w:rsidR="00781FDD" w:rsidRPr="00F16F89" w:rsidRDefault="00F16F89" w:rsidP="00970006">
      <w:pPr>
        <w:spacing w:after="0"/>
        <w:rPr>
          <w:rFonts w:ascii="Consolas" w:hAnsi="Consolas" w:cs="Consolas"/>
          <w:b/>
          <w:bCs/>
          <w:sz w:val="24"/>
          <w:szCs w:val="24"/>
          <w:lang w:val="mn-MN"/>
        </w:rPr>
      </w:pPr>
      <w:r w:rsidRPr="00F16F89">
        <w:rPr>
          <w:rFonts w:ascii="Consolas" w:hAnsi="Consolas" w:cs="Consolas"/>
          <w:b/>
          <w:bCs/>
          <w:sz w:val="24"/>
          <w:szCs w:val="24"/>
          <w:lang w:val="mn-MN"/>
        </w:rPr>
        <w:t xml:space="preserve">Бидний тухай хуудас хийж нүүр хуудсан дээр гарч ирэх </w:t>
      </w:r>
    </w:p>
    <w:p w14:paraId="680DCDC5" w14:textId="32BC9D3D" w:rsidR="00781FDD" w:rsidRPr="00781FDD" w:rsidRDefault="00781FDD" w:rsidP="00970006">
      <w:pPr>
        <w:spacing w:after="0"/>
        <w:rPr>
          <w:rFonts w:ascii="Consolas" w:hAnsi="Consolas" w:cs="Consolas"/>
          <w:color w:val="C00000"/>
          <w:sz w:val="24"/>
          <w:szCs w:val="24"/>
        </w:rPr>
      </w:pPr>
      <w:r>
        <w:rPr>
          <w:rFonts w:ascii="Consolas" w:hAnsi="Consolas" w:cs="Consolas"/>
          <w:color w:val="C00000"/>
          <w:sz w:val="24"/>
          <w:szCs w:val="24"/>
        </w:rPr>
        <w:t>-------------------------------------------------------</w:t>
      </w:r>
    </w:p>
    <w:p w14:paraId="1F7FDED4" w14:textId="77777777" w:rsidR="00582262" w:rsidRPr="00E35F62" w:rsidRDefault="00582262" w:rsidP="00970006">
      <w:pPr>
        <w:spacing w:after="0"/>
        <w:rPr>
          <w:rFonts w:ascii="Consolas" w:hAnsi="Consolas" w:cs="Consolas"/>
          <w:color w:val="C00000"/>
          <w:sz w:val="24"/>
          <w:szCs w:val="24"/>
          <w:lang w:val="mn-MN"/>
        </w:rPr>
      </w:pPr>
      <w:r w:rsidRPr="00E35F62">
        <w:rPr>
          <w:rFonts w:ascii="Consolas" w:hAnsi="Consolas" w:cs="Consolas"/>
          <w:b/>
          <w:sz w:val="24"/>
          <w:szCs w:val="24"/>
          <w:lang w:val="mn-MN"/>
        </w:rPr>
        <w:t>// Давталт эхлэх</w:t>
      </w:r>
    </w:p>
    <w:p w14:paraId="07941E32"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&lt;?php </w:t>
      </w:r>
    </w:p>
    <w:p w14:paraId="585719F6" w14:textId="73A78D70"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lastRenderedPageBreak/>
        <w:t xml:space="preserve"> </w:t>
      </w:r>
      <w:r w:rsidR="003435E1" w:rsidRPr="00E35F62">
        <w:rPr>
          <w:rFonts w:ascii="Consolas" w:hAnsi="Consolas" w:cs="Consolas"/>
          <w:color w:val="C00000"/>
          <w:sz w:val="24"/>
          <w:szCs w:val="24"/>
          <w:lang w:val="mn-MN"/>
        </w:rPr>
        <w:t xml:space="preserve"> </w:t>
      </w:r>
      <w:r w:rsidRPr="00E35F62">
        <w:rPr>
          <w:rFonts w:ascii="Consolas" w:hAnsi="Consolas" w:cs="Consolas"/>
          <w:color w:val="C00000"/>
          <w:sz w:val="24"/>
          <w:szCs w:val="24"/>
          <w:lang w:val="mn-MN"/>
        </w:rPr>
        <w:t>query_posts('page_id=</w:t>
      </w:r>
      <w:r w:rsidR="00F16F89" w:rsidRPr="00F16F89">
        <w:rPr>
          <w:rFonts w:ascii="Consolas" w:hAnsi="Consolas" w:cs="Consolas"/>
          <w:color w:val="C00000"/>
          <w:sz w:val="24"/>
          <w:szCs w:val="24"/>
          <w:highlight w:val="yellow"/>
        </w:rPr>
        <w:t>5</w:t>
      </w:r>
      <w:r w:rsidRPr="00E35F62">
        <w:rPr>
          <w:rFonts w:ascii="Consolas" w:hAnsi="Consolas" w:cs="Consolas"/>
          <w:color w:val="C00000"/>
          <w:sz w:val="24"/>
          <w:szCs w:val="24"/>
          <w:lang w:val="mn-MN"/>
        </w:rPr>
        <w:t>');</w:t>
      </w:r>
      <w:r w:rsidR="00F10224" w:rsidRPr="00E35F62">
        <w:rPr>
          <w:rFonts w:ascii="Consolas" w:hAnsi="Consolas" w:cs="Consolas"/>
          <w:color w:val="C00000"/>
          <w:sz w:val="24"/>
          <w:szCs w:val="24"/>
          <w:lang w:val="mn-MN"/>
        </w:rPr>
        <w:t xml:space="preserve">  </w:t>
      </w:r>
      <w:r w:rsidR="00F10224" w:rsidRPr="00E35F62">
        <w:rPr>
          <w:rFonts w:ascii="Consolas" w:hAnsi="Consolas" w:cs="Consolas"/>
          <w:sz w:val="24"/>
          <w:szCs w:val="24"/>
          <w:lang w:val="mn-MN"/>
        </w:rPr>
        <w:t xml:space="preserve">Page-ны дугаар </w:t>
      </w:r>
    </w:p>
    <w:p w14:paraId="208BDC3E"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if (have_posts()) :</w:t>
      </w:r>
    </w:p>
    <w:p w14:paraId="308D034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while (have_posts()) : the_post();</w:t>
      </w:r>
    </w:p>
    <w:p w14:paraId="2CC2881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?&gt;</w:t>
      </w:r>
    </w:p>
    <w:p w14:paraId="3DEBAC07" w14:textId="77777777" w:rsidR="00970006" w:rsidRPr="00E35F62" w:rsidRDefault="00970006" w:rsidP="00970006">
      <w:pPr>
        <w:spacing w:after="0"/>
        <w:rPr>
          <w:rFonts w:ascii="Consolas" w:hAnsi="Consolas" w:cs="Consolas"/>
          <w:color w:val="385623" w:themeColor="accent6" w:themeShade="80"/>
          <w:sz w:val="24"/>
          <w:szCs w:val="24"/>
          <w:lang w:val="mn-MN"/>
        </w:rPr>
      </w:pPr>
    </w:p>
    <w:p w14:paraId="153361EF"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&lt;div class="n1-image"&gt;</w:t>
      </w:r>
    </w:p>
    <w:p w14:paraId="6F40DC0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&lt;h3&gt;&lt;a href="</w:t>
      </w:r>
      <w:r w:rsidRPr="00E35F62">
        <w:rPr>
          <w:rFonts w:ascii="Consolas" w:hAnsi="Consolas" w:cs="Consolas"/>
          <w:color w:val="C00000"/>
          <w:sz w:val="24"/>
          <w:szCs w:val="24"/>
          <w:lang w:val="mn-MN"/>
        </w:rPr>
        <w:t>&lt;?php the_permalink(); ?&gt;</w:t>
      </w:r>
      <w:r w:rsidRPr="00E35F62">
        <w:rPr>
          <w:rFonts w:ascii="Consolas" w:hAnsi="Consolas" w:cs="Consolas"/>
          <w:color w:val="385623" w:themeColor="accent6" w:themeShade="80"/>
          <w:sz w:val="24"/>
          <w:szCs w:val="24"/>
          <w:lang w:val="mn-MN"/>
        </w:rPr>
        <w:t>"&gt;</w:t>
      </w:r>
      <w:r w:rsidRPr="00E35F62">
        <w:rPr>
          <w:rFonts w:ascii="Consolas" w:hAnsi="Consolas" w:cs="Consolas"/>
          <w:color w:val="C00000"/>
          <w:sz w:val="24"/>
          <w:szCs w:val="24"/>
          <w:lang w:val="mn-MN"/>
        </w:rPr>
        <w:t>&lt;?php the_title(); ?&gt;</w:t>
      </w:r>
      <w:r w:rsidRPr="00E35F62">
        <w:rPr>
          <w:rFonts w:ascii="Consolas" w:hAnsi="Consolas" w:cs="Consolas"/>
          <w:color w:val="385623" w:themeColor="accent6" w:themeShade="80"/>
          <w:sz w:val="24"/>
          <w:szCs w:val="24"/>
          <w:lang w:val="mn-MN"/>
        </w:rPr>
        <w:t>&lt;/a&gt;&lt;/h3&gt;</w:t>
      </w:r>
    </w:p>
    <w:p w14:paraId="2646AA7A" w14:textId="77777777" w:rsidR="00970006" w:rsidRPr="00E35F62" w:rsidRDefault="003435E1"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70006" w:rsidRPr="00E35F62">
        <w:rPr>
          <w:rFonts w:ascii="Consolas" w:hAnsi="Consolas" w:cs="Consolas"/>
          <w:color w:val="385623" w:themeColor="accent6" w:themeShade="80"/>
          <w:sz w:val="24"/>
          <w:szCs w:val="24"/>
          <w:lang w:val="mn-MN"/>
        </w:rPr>
        <w:t>&lt;a href="</w:t>
      </w:r>
      <w:r w:rsidR="00970006" w:rsidRPr="00E35F62">
        <w:rPr>
          <w:rFonts w:ascii="Consolas" w:hAnsi="Consolas" w:cs="Consolas"/>
          <w:color w:val="C00000"/>
          <w:sz w:val="24"/>
          <w:szCs w:val="24"/>
          <w:lang w:val="mn-MN"/>
        </w:rPr>
        <w:t>&lt;?php the_permalink(); ?&gt;</w:t>
      </w:r>
      <w:r w:rsidR="00970006" w:rsidRPr="00E35F62">
        <w:rPr>
          <w:rFonts w:ascii="Consolas" w:hAnsi="Consolas" w:cs="Consolas"/>
          <w:color w:val="385623" w:themeColor="accent6" w:themeShade="80"/>
          <w:sz w:val="24"/>
          <w:szCs w:val="24"/>
          <w:lang w:val="mn-MN"/>
        </w:rPr>
        <w:t>"&gt;</w:t>
      </w:r>
    </w:p>
    <w:p w14:paraId="0006D660"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&lt;?php</w:t>
      </w:r>
    </w:p>
    <w:p w14:paraId="215AE25D"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$thumb_id = get_post_thumbnail_id();</w:t>
      </w:r>
    </w:p>
    <w:p w14:paraId="36AADA2F"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$thumb_url = wp_get_attachment_image_src($thumb_id, 'full', true);</w:t>
      </w:r>
    </w:p>
    <w:p w14:paraId="538120BA"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?&gt;</w:t>
      </w:r>
    </w:p>
    <w:p w14:paraId="1BD16FBE" w14:textId="77777777" w:rsidR="00970006" w:rsidRPr="00E35F62" w:rsidRDefault="003435E1"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w:t>
      </w:r>
      <w:r w:rsidR="00970006" w:rsidRPr="00E35F62">
        <w:rPr>
          <w:rFonts w:ascii="Consolas" w:hAnsi="Consolas" w:cs="Consolas"/>
          <w:color w:val="385623" w:themeColor="accent6" w:themeShade="80"/>
          <w:sz w:val="24"/>
          <w:szCs w:val="24"/>
          <w:lang w:val="mn-MN"/>
        </w:rPr>
        <w:t>&lt;img src="</w:t>
      </w:r>
      <w:r w:rsidR="00970006" w:rsidRPr="00E35F62">
        <w:rPr>
          <w:rFonts w:ascii="Consolas" w:hAnsi="Consolas" w:cs="Consolas"/>
          <w:color w:val="C00000"/>
          <w:sz w:val="24"/>
          <w:szCs w:val="24"/>
          <w:lang w:val="mn-MN"/>
        </w:rPr>
        <w:t>&lt;?php echo $thumb_url[0] ?&gt;</w:t>
      </w:r>
      <w:r w:rsidR="00970006" w:rsidRPr="00E35F62">
        <w:rPr>
          <w:rFonts w:ascii="Consolas" w:hAnsi="Consolas" w:cs="Consolas"/>
          <w:color w:val="385623" w:themeColor="accent6" w:themeShade="80"/>
          <w:sz w:val="24"/>
          <w:szCs w:val="24"/>
          <w:lang w:val="mn-MN"/>
        </w:rPr>
        <w:t>"&gt;</w:t>
      </w:r>
    </w:p>
    <w:p w14:paraId="4CB87C47"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&lt;/a&gt;</w:t>
      </w:r>
    </w:p>
    <w:p w14:paraId="5C8488BB"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                                      </w:t>
      </w:r>
    </w:p>
    <w:p w14:paraId="637E5F1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C00000"/>
          <w:sz w:val="24"/>
          <w:szCs w:val="24"/>
          <w:lang w:val="mn-MN"/>
        </w:rPr>
        <w:t xml:space="preserve"> &lt;p&gt;</w:t>
      </w:r>
    </w:p>
    <w:p w14:paraId="0212406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&lt;?php </w:t>
      </w:r>
    </w:p>
    <w:p w14:paraId="113CB956"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get_the_content();</w:t>
      </w:r>
    </w:p>
    <w:p w14:paraId="619EC187"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$content = strip_tags($content);</w:t>
      </w:r>
    </w:p>
    <w:p w14:paraId="22734C1C"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echo mb_substr($content, 0, 300). '...';</w:t>
      </w:r>
    </w:p>
    <w:p w14:paraId="3C3B8F83"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?&gt;</w:t>
      </w:r>
    </w:p>
    <w:p w14:paraId="53FD570D"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&lt;/p&gt;</w:t>
      </w:r>
    </w:p>
    <w:p w14:paraId="39016BFC" w14:textId="77777777" w:rsidR="00970006" w:rsidRPr="00E35F62" w:rsidRDefault="003435E1" w:rsidP="003435E1">
      <w:pPr>
        <w:spacing w:after="0"/>
        <w:rPr>
          <w:rFonts w:ascii="Consolas" w:hAnsi="Consolas" w:cs="Consolas"/>
          <w:color w:val="C00000"/>
          <w:sz w:val="24"/>
          <w:szCs w:val="24"/>
          <w:lang w:val="mn-MN"/>
        </w:rPr>
      </w:pPr>
      <w:r w:rsidRPr="00E35F62">
        <w:rPr>
          <w:rFonts w:ascii="Consolas" w:hAnsi="Consolas" w:cs="Consolas"/>
          <w:color w:val="385623" w:themeColor="accent6" w:themeShade="80"/>
          <w:sz w:val="24"/>
          <w:szCs w:val="24"/>
          <w:lang w:val="mn-MN"/>
        </w:rPr>
        <w:t xml:space="preserve"> </w:t>
      </w:r>
      <w:r w:rsidRPr="00E35F62">
        <w:rPr>
          <w:rFonts w:ascii="Consolas" w:hAnsi="Consolas" w:cs="Consolas"/>
          <w:color w:val="385623" w:themeColor="accent6" w:themeShade="80"/>
          <w:sz w:val="24"/>
          <w:szCs w:val="24"/>
          <w:lang w:val="mn-MN"/>
        </w:rPr>
        <w:tab/>
        <w:t xml:space="preserve">     </w:t>
      </w:r>
      <w:r w:rsidR="00970006" w:rsidRPr="00E35F62">
        <w:rPr>
          <w:rFonts w:ascii="Consolas" w:hAnsi="Consolas" w:cs="Consolas"/>
          <w:color w:val="C00000"/>
          <w:sz w:val="24"/>
          <w:szCs w:val="24"/>
          <w:lang w:val="mn-MN"/>
        </w:rPr>
        <w:t xml:space="preserve">&lt;?php </w:t>
      </w:r>
    </w:p>
    <w:p w14:paraId="0698695C"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endwhile;</w:t>
      </w:r>
    </w:p>
    <w:p w14:paraId="200E947D"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endif;</w:t>
      </w:r>
    </w:p>
    <w:p w14:paraId="6A633D60" w14:textId="77777777" w:rsidR="00970006" w:rsidRPr="00E35F62" w:rsidRDefault="00970006"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wp_reset_query();</w:t>
      </w:r>
    </w:p>
    <w:p w14:paraId="7C366E07" w14:textId="77777777" w:rsidR="00970006" w:rsidRPr="00E35F62" w:rsidRDefault="003435E1" w:rsidP="00970006">
      <w:pPr>
        <w:spacing w:after="0"/>
        <w:rPr>
          <w:rFonts w:ascii="Consolas" w:hAnsi="Consolas" w:cs="Consolas"/>
          <w:color w:val="C00000"/>
          <w:sz w:val="24"/>
          <w:szCs w:val="24"/>
          <w:lang w:val="mn-MN"/>
        </w:rPr>
      </w:pPr>
      <w:r w:rsidRPr="00E35F62">
        <w:rPr>
          <w:rFonts w:ascii="Consolas" w:hAnsi="Consolas" w:cs="Consolas"/>
          <w:color w:val="C00000"/>
          <w:sz w:val="24"/>
          <w:szCs w:val="24"/>
          <w:lang w:val="mn-MN"/>
        </w:rPr>
        <w:t xml:space="preserve">          </w:t>
      </w:r>
      <w:r w:rsidR="00970006" w:rsidRPr="00E35F62">
        <w:rPr>
          <w:rFonts w:ascii="Consolas" w:hAnsi="Consolas" w:cs="Consolas"/>
          <w:color w:val="C00000"/>
          <w:sz w:val="24"/>
          <w:szCs w:val="24"/>
          <w:lang w:val="mn-MN"/>
        </w:rPr>
        <w:t xml:space="preserve">?&gt;  </w:t>
      </w:r>
    </w:p>
    <w:p w14:paraId="4F2800CC"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4CB36E7F"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1AA2D68E" w14:textId="77777777" w:rsidR="00970006" w:rsidRPr="00E35F62" w:rsidRDefault="00970006" w:rsidP="00970006">
      <w:pPr>
        <w:spacing w:after="0"/>
        <w:rPr>
          <w:rFonts w:ascii="Consolas" w:hAnsi="Consolas" w:cs="Consolas"/>
          <w:color w:val="385623" w:themeColor="accent6" w:themeShade="80"/>
          <w:sz w:val="24"/>
          <w:szCs w:val="24"/>
          <w:lang w:val="mn-MN"/>
        </w:rPr>
      </w:pPr>
      <w:r w:rsidRPr="00E35F62">
        <w:rPr>
          <w:rFonts w:ascii="Consolas" w:hAnsi="Consolas" w:cs="Consolas"/>
          <w:color w:val="385623" w:themeColor="accent6" w:themeShade="80"/>
          <w:sz w:val="24"/>
          <w:szCs w:val="24"/>
          <w:lang w:val="mn-MN"/>
        </w:rPr>
        <w:t xml:space="preserve">    &lt;/div&gt;</w:t>
      </w:r>
    </w:p>
    <w:p w14:paraId="740DC5F2" w14:textId="5ACAD748" w:rsidR="00851D8D" w:rsidRDefault="00970006" w:rsidP="00970006">
      <w:pPr>
        <w:spacing w:after="0"/>
        <w:rPr>
          <w:rFonts w:ascii="Consolas" w:hAnsi="Consolas" w:cs="Consolas"/>
          <w:sz w:val="24"/>
          <w:szCs w:val="24"/>
          <w:lang w:val="mn-MN"/>
        </w:rPr>
      </w:pPr>
      <w:r w:rsidRPr="00E35F62">
        <w:rPr>
          <w:rFonts w:ascii="Consolas" w:hAnsi="Consolas" w:cs="Consolas"/>
          <w:sz w:val="24"/>
          <w:szCs w:val="24"/>
          <w:lang w:val="mn-MN"/>
        </w:rPr>
        <w:t>&lt;?php get_footer(); ?&gt;</w:t>
      </w:r>
      <w:r w:rsidR="00851D8D" w:rsidRPr="00E35F62">
        <w:rPr>
          <w:rFonts w:ascii="Consolas" w:hAnsi="Consolas" w:cs="Consolas"/>
          <w:sz w:val="24"/>
          <w:szCs w:val="24"/>
          <w:lang w:val="mn-MN"/>
        </w:rPr>
        <w:t xml:space="preserve">  </w:t>
      </w:r>
    </w:p>
    <w:p w14:paraId="32B1CD62" w14:textId="6A20F57A" w:rsidR="00F16F89" w:rsidRDefault="00F16F89" w:rsidP="00970006">
      <w:pPr>
        <w:spacing w:after="0"/>
        <w:rPr>
          <w:rFonts w:ascii="Consolas" w:hAnsi="Consolas" w:cs="Consolas"/>
          <w:sz w:val="24"/>
          <w:szCs w:val="24"/>
          <w:lang w:val="mn-MN"/>
        </w:rPr>
      </w:pPr>
    </w:p>
    <w:p w14:paraId="0D763119" w14:textId="0A465584" w:rsidR="00F16F89" w:rsidRDefault="00F16F89" w:rsidP="00970006">
      <w:pPr>
        <w:spacing w:after="0"/>
        <w:rPr>
          <w:rFonts w:ascii="Consolas" w:hAnsi="Consolas" w:cs="Consolas"/>
          <w:sz w:val="24"/>
          <w:szCs w:val="24"/>
          <w:lang w:val="mn-MN"/>
        </w:rPr>
      </w:pPr>
    </w:p>
    <w:p w14:paraId="474B5CBA" w14:textId="54AD73B7" w:rsidR="00F16F89" w:rsidRPr="00F16F89" w:rsidRDefault="00F16F89" w:rsidP="00970006">
      <w:pPr>
        <w:spacing w:after="0"/>
        <w:rPr>
          <w:rFonts w:ascii="Consolas" w:hAnsi="Consolas" w:cs="Consolas"/>
          <w:b/>
          <w:bCs/>
          <w:sz w:val="24"/>
          <w:szCs w:val="24"/>
          <w:lang w:val="mn-MN"/>
        </w:rPr>
      </w:pPr>
      <w:r w:rsidRPr="00F16F89">
        <w:rPr>
          <w:rFonts w:ascii="Consolas" w:hAnsi="Consolas" w:cs="Consolas"/>
          <w:b/>
          <w:bCs/>
          <w:sz w:val="24"/>
          <w:szCs w:val="24"/>
          <w:lang w:val="mn-MN"/>
        </w:rPr>
        <w:t xml:space="preserve">Бидний тухай хуудас дээр хийсэн </w:t>
      </w:r>
      <w:r w:rsidRPr="00F16F89">
        <w:rPr>
          <w:rFonts w:ascii="Consolas" w:hAnsi="Consolas" w:cs="Consolas"/>
          <w:b/>
          <w:bCs/>
          <w:sz w:val="24"/>
          <w:szCs w:val="24"/>
        </w:rPr>
        <w:t xml:space="preserve">Page </w:t>
      </w:r>
      <w:r w:rsidRPr="00F16F89">
        <w:rPr>
          <w:rFonts w:ascii="Consolas" w:hAnsi="Consolas" w:cs="Consolas"/>
          <w:b/>
          <w:bCs/>
          <w:sz w:val="24"/>
          <w:szCs w:val="24"/>
          <w:lang w:val="mn-MN"/>
        </w:rPr>
        <w:t xml:space="preserve">нүүр хуудсан гаргаж ирсэн </w:t>
      </w:r>
    </w:p>
    <w:p w14:paraId="131E332F" w14:textId="52F27ACD" w:rsidR="00F16F89" w:rsidRPr="00F16F89" w:rsidRDefault="00F16F89" w:rsidP="00970006">
      <w:pPr>
        <w:spacing w:after="0"/>
        <w:rPr>
          <w:rFonts w:ascii="Consolas" w:hAnsi="Consolas" w:cs="Consolas"/>
          <w:b/>
          <w:bCs/>
          <w:sz w:val="24"/>
          <w:szCs w:val="24"/>
        </w:rPr>
      </w:pPr>
      <w:r w:rsidRPr="00F16F89">
        <w:rPr>
          <w:rFonts w:ascii="Consolas" w:hAnsi="Consolas" w:cs="Consolas"/>
          <w:b/>
          <w:bCs/>
          <w:sz w:val="24"/>
          <w:szCs w:val="24"/>
          <w:lang w:val="mn-MN"/>
        </w:rPr>
        <w:t xml:space="preserve">Харагдах байдал </w:t>
      </w:r>
    </w:p>
    <w:p w14:paraId="3B5DE835" w14:textId="71C9839B" w:rsidR="00F16F89" w:rsidRPr="00F16F89" w:rsidRDefault="00F16F89" w:rsidP="00970006">
      <w:pPr>
        <w:spacing w:after="0"/>
        <w:rPr>
          <w:rFonts w:ascii="Consolas" w:hAnsi="Consolas" w:cs="Consolas"/>
          <w:sz w:val="24"/>
          <w:szCs w:val="24"/>
          <w:lang w:val="mn-MN"/>
        </w:rPr>
      </w:pPr>
      <w:r>
        <w:rPr>
          <w:rFonts w:ascii="Consolas" w:hAnsi="Consolas" w:cs="Consolas"/>
          <w:noProof/>
          <w:sz w:val="24"/>
          <w:szCs w:val="24"/>
          <w:lang w:val="mn-MN"/>
        </w:rPr>
        <w:lastRenderedPageBreak/>
        <w:drawing>
          <wp:inline distT="0" distB="0" distL="0" distR="0" wp14:anchorId="6983A332" wp14:editId="02BB982C">
            <wp:extent cx="6332855" cy="5909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855" cy="5909945"/>
                    </a:xfrm>
                    <a:prstGeom prst="rect">
                      <a:avLst/>
                    </a:prstGeom>
                    <a:noFill/>
                    <a:ln>
                      <a:noFill/>
                    </a:ln>
                  </pic:spPr>
                </pic:pic>
              </a:graphicData>
            </a:graphic>
          </wp:inline>
        </w:drawing>
      </w:r>
    </w:p>
    <w:p w14:paraId="4F6FD63D" w14:textId="77777777" w:rsidR="009E6DBB" w:rsidRPr="00E35F62" w:rsidRDefault="009E6DBB" w:rsidP="00970006">
      <w:pPr>
        <w:spacing w:after="0"/>
        <w:rPr>
          <w:rFonts w:ascii="Consolas" w:hAnsi="Consolas" w:cs="Consolas"/>
          <w:sz w:val="24"/>
          <w:szCs w:val="24"/>
          <w:lang w:val="mn-MN"/>
        </w:rPr>
      </w:pPr>
    </w:p>
    <w:p w14:paraId="107ACFC9" w14:textId="77777777" w:rsidR="009E6DBB" w:rsidRPr="00E35F62" w:rsidRDefault="009E6DBB" w:rsidP="00970006">
      <w:pPr>
        <w:spacing w:after="0"/>
        <w:rPr>
          <w:rFonts w:ascii="Consolas" w:hAnsi="Consolas" w:cs="Consolas"/>
          <w:sz w:val="24"/>
          <w:szCs w:val="24"/>
          <w:lang w:val="mn-MN"/>
        </w:rPr>
      </w:pPr>
    </w:p>
    <w:p w14:paraId="5281FB87" w14:textId="77777777" w:rsidR="009E6DBB" w:rsidRPr="00E35F62" w:rsidRDefault="009E6DBB" w:rsidP="009E6DBB">
      <w:pPr>
        <w:spacing w:after="0"/>
        <w:jc w:val="center"/>
        <w:rPr>
          <w:rFonts w:ascii="Consolas" w:hAnsi="Consolas" w:cs="Consolas"/>
          <w:b/>
          <w:sz w:val="28"/>
          <w:szCs w:val="28"/>
          <w:lang w:val="mn-MN"/>
        </w:rPr>
      </w:pPr>
    </w:p>
    <w:p w14:paraId="5F9B5C02" w14:textId="77777777" w:rsidR="009E6DBB" w:rsidRPr="00E35F62" w:rsidRDefault="009E6DBB" w:rsidP="009E6DBB">
      <w:pPr>
        <w:spacing w:after="0"/>
        <w:jc w:val="center"/>
        <w:rPr>
          <w:rFonts w:ascii="Consolas" w:hAnsi="Consolas" w:cs="Consolas"/>
          <w:b/>
          <w:sz w:val="28"/>
          <w:szCs w:val="28"/>
          <w:lang w:val="mn-MN"/>
        </w:rPr>
      </w:pPr>
      <w:r w:rsidRPr="00E35F62">
        <w:rPr>
          <w:rFonts w:ascii="Consolas" w:hAnsi="Consolas" w:cs="Consolas"/>
          <w:b/>
          <w:sz w:val="28"/>
          <w:szCs w:val="28"/>
          <w:lang w:val="mn-MN"/>
        </w:rPr>
        <w:t>13. Post type үүсгэх ашиглах</w:t>
      </w:r>
    </w:p>
    <w:p w14:paraId="66259D21" w14:textId="77777777" w:rsidR="00A2071F" w:rsidRPr="00E35F62" w:rsidRDefault="00A2071F" w:rsidP="00A2071F">
      <w:pPr>
        <w:spacing w:after="0"/>
        <w:rPr>
          <w:rFonts w:ascii="Consolas" w:hAnsi="Consolas" w:cs="Consolas"/>
          <w:b/>
          <w:sz w:val="28"/>
          <w:szCs w:val="28"/>
          <w:lang w:val="mn-MN"/>
        </w:rPr>
      </w:pPr>
    </w:p>
    <w:p w14:paraId="4C09E41D"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Post – уудыг тус тусад шалгаж эмх цэгцтэй хийхэд ашиглагддаг.</w:t>
      </w:r>
    </w:p>
    <w:p w14:paraId="3281004E"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Post – ыг зөвхөн мэдээ хэрэгслээр ашиглаад бусад блог, сэрвис, logo, time line гэх мэт зүйлээ хүссэнээрээ нэмэх боломжтой болгоод явчихна гэсэн үг. </w:t>
      </w:r>
    </w:p>
    <w:p w14:paraId="19F58D06" w14:textId="77777777" w:rsidR="00A2071F" w:rsidRPr="00E35F62" w:rsidRDefault="00A2071F"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Жнь: </w:t>
      </w:r>
    </w:p>
    <w:p w14:paraId="7C2FED1A"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Slider</w:t>
      </w:r>
    </w:p>
    <w:p w14:paraId="55A7FB0D"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 xml:space="preserve">Post буюу мэдээ </w:t>
      </w:r>
    </w:p>
    <w:p w14:paraId="2856FE43" w14:textId="77777777" w:rsidR="00A2071F" w:rsidRPr="00E35F62" w:rsidRDefault="00A2071F" w:rsidP="00A2071F">
      <w:pPr>
        <w:pStyle w:val="ListParagraph"/>
        <w:numPr>
          <w:ilvl w:val="0"/>
          <w:numId w:val="5"/>
        </w:numPr>
        <w:spacing w:after="0"/>
        <w:rPr>
          <w:rFonts w:ascii="Consolas" w:hAnsi="Consolas" w:cs="Consolas"/>
          <w:sz w:val="24"/>
          <w:szCs w:val="24"/>
          <w:lang w:val="mn-MN"/>
        </w:rPr>
      </w:pPr>
      <w:r w:rsidRPr="00E35F62">
        <w:rPr>
          <w:rFonts w:ascii="Consolas" w:hAnsi="Consolas" w:cs="Consolas"/>
          <w:sz w:val="24"/>
          <w:szCs w:val="24"/>
          <w:lang w:val="mn-MN"/>
        </w:rPr>
        <w:t xml:space="preserve">Logos гэх мэт тус тусад ангиллах Сайт маань цэвэрхэн болно. </w:t>
      </w:r>
    </w:p>
    <w:p w14:paraId="2C651055" w14:textId="77777777" w:rsidR="00A2071F" w:rsidRPr="00E35F62" w:rsidRDefault="00A2071F" w:rsidP="00A2071F">
      <w:pPr>
        <w:spacing w:after="0"/>
        <w:rPr>
          <w:rFonts w:ascii="Consolas" w:hAnsi="Consolas" w:cs="Consolas"/>
          <w:sz w:val="24"/>
          <w:szCs w:val="24"/>
          <w:lang w:val="mn-MN"/>
        </w:rPr>
      </w:pPr>
    </w:p>
    <w:p w14:paraId="3C304500" w14:textId="77777777" w:rsidR="00A2071F" w:rsidRPr="00E35F62" w:rsidRDefault="002F1FCD" w:rsidP="00A2071F">
      <w:pPr>
        <w:spacing w:after="0"/>
        <w:rPr>
          <w:rFonts w:ascii="Consolas" w:hAnsi="Consolas" w:cs="Consolas"/>
          <w:sz w:val="24"/>
          <w:szCs w:val="24"/>
          <w:lang w:val="mn-MN"/>
        </w:rPr>
      </w:pPr>
      <w:r w:rsidRPr="00E35F62">
        <w:rPr>
          <w:rFonts w:ascii="Consolas" w:hAnsi="Consolas" w:cs="Consolas"/>
          <w:sz w:val="24"/>
          <w:szCs w:val="24"/>
          <w:lang w:val="mn-MN"/>
        </w:rPr>
        <w:t>Post type үүсгэх</w:t>
      </w:r>
      <w:r w:rsidR="00991E17" w:rsidRPr="00E35F62">
        <w:rPr>
          <w:rFonts w:ascii="Consolas" w:hAnsi="Consolas" w:cs="Consolas"/>
          <w:sz w:val="24"/>
          <w:szCs w:val="24"/>
          <w:lang w:val="mn-MN"/>
        </w:rPr>
        <w:t xml:space="preserve"> өгч байгаа функц</w:t>
      </w:r>
      <w:r w:rsidRPr="00E35F62">
        <w:rPr>
          <w:rFonts w:ascii="Consolas" w:hAnsi="Consolas" w:cs="Consolas"/>
          <w:sz w:val="24"/>
          <w:szCs w:val="24"/>
          <w:lang w:val="mn-MN"/>
        </w:rPr>
        <w:t xml:space="preserve">: </w:t>
      </w:r>
    </w:p>
    <w:p w14:paraId="22D3ECB7" w14:textId="77777777" w:rsidR="00AC4AC6" w:rsidRPr="00E35F62" w:rsidRDefault="00AC4AC6" w:rsidP="00A2071F">
      <w:pPr>
        <w:spacing w:after="0"/>
        <w:rPr>
          <w:rFonts w:ascii="Consolas" w:hAnsi="Consolas" w:cs="Consolas"/>
          <w:sz w:val="24"/>
          <w:szCs w:val="24"/>
          <w:lang w:val="mn-MN"/>
        </w:rPr>
      </w:pPr>
      <w:r w:rsidRPr="00E35F62">
        <w:rPr>
          <w:rFonts w:ascii="Consolas" w:hAnsi="Consolas" w:cs="Consolas"/>
          <w:sz w:val="24"/>
          <w:szCs w:val="24"/>
          <w:lang w:val="mn-MN"/>
        </w:rPr>
        <w:t xml:space="preserve">Function.php хамгийн доод талд хуулж тавьж болно. </w:t>
      </w:r>
    </w:p>
    <w:p w14:paraId="372CE88C" w14:textId="77777777" w:rsidR="002F1FCD" w:rsidRPr="00E35F62" w:rsidRDefault="002F1FCD" w:rsidP="00A2071F">
      <w:pPr>
        <w:spacing w:after="0"/>
        <w:rPr>
          <w:rFonts w:ascii="Consolas" w:hAnsi="Consolas" w:cs="Consolas"/>
          <w:sz w:val="24"/>
          <w:szCs w:val="24"/>
          <w:lang w:val="mn-MN"/>
        </w:rPr>
      </w:pPr>
    </w:p>
    <w:p w14:paraId="50E201F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lastRenderedPageBreak/>
        <w:t>/*</w:t>
      </w:r>
    </w:p>
    <w:p w14:paraId="09719ED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b/>
        <w:t>Portfolio</w:t>
      </w:r>
    </w:p>
    <w:p w14:paraId="66E8917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320CAB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add_action('init', 'create_portfolio');</w:t>
      </w:r>
    </w:p>
    <w:p w14:paraId="1C0D6B1B"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function create_portfolio() {</w:t>
      </w:r>
    </w:p>
    <w:p w14:paraId="49D2AD1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$feature_args = array(</w:t>
      </w:r>
    </w:p>
    <w:p w14:paraId="32486597"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'labels' =&gt; array(</w:t>
      </w:r>
    </w:p>
    <w:p w14:paraId="1E6E17D7"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'name' =&gt; __( 'Portfolio' ),</w:t>
      </w:r>
    </w:p>
    <w:p w14:paraId="00955F9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'signular_name' =&gt; __( 'Portfolio' ),</w:t>
      </w:r>
    </w:p>
    <w:p w14:paraId="7D81A89A"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'add_new' =&gt; __( 'Add New Portfolio' ),</w:t>
      </w:r>
    </w:p>
    <w:p w14:paraId="722E2058"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'add_new_item' =&gt; __( 'Add New Portfolio' ),</w:t>
      </w:r>
    </w:p>
    <w:p w14:paraId="6E9BB3D8"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'edit_item' =&gt; __( 'Edit Portfolio' ),</w:t>
      </w:r>
    </w:p>
    <w:p w14:paraId="664F6A9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'new_item' =&gt; __( 'Add New Portfolio'  ),</w:t>
      </w:r>
    </w:p>
    <w:p w14:paraId="0FBA00B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'view_item' =&gt; __( 'View Portfolio' ),</w:t>
      </w:r>
    </w:p>
    <w:p w14:paraId="6DB9899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'search_items' =&gt; __( 'Search Portfolio' ),</w:t>
      </w:r>
    </w:p>
    <w:p w14:paraId="01DFAF3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'not_found' =&gt; __( 'Not Portfolio found' ),</w:t>
      </w:r>
    </w:p>
    <w:p w14:paraId="7D525AB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'not_found_in_trash' =&gt; __( 'Not Portfolio found in Trash' ),</w:t>
      </w:r>
    </w:p>
    <w:p w14:paraId="5B705C4E"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092041E"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'public' =&gt; true,</w:t>
      </w:r>
    </w:p>
    <w:p w14:paraId="7CB495F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'show_ui' =&gt; true,</w:t>
      </w:r>
    </w:p>
    <w:p w14:paraId="36E9FED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'capability_type' =&gt; 'post',</w:t>
      </w:r>
    </w:p>
    <w:p w14:paraId="49E383CF"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ab/>
      </w:r>
      <w:r w:rsidRPr="00E35F62">
        <w:rPr>
          <w:rFonts w:ascii="Consolas" w:hAnsi="Consolas" w:cs="Consolas"/>
          <w:sz w:val="24"/>
          <w:szCs w:val="24"/>
          <w:lang w:val="mn-MN"/>
        </w:rPr>
        <w:tab/>
        <w:t>'hierarchical' =&gt; false,</w:t>
      </w:r>
    </w:p>
    <w:p w14:paraId="38446B06"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'rewrite' =&gt; true,</w:t>
      </w:r>
    </w:p>
    <w:p w14:paraId="33CAA251" w14:textId="78F98AEE" w:rsidR="002F1FCD"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'menu_position' =&gt; 20,</w:t>
      </w:r>
    </w:p>
    <w:p w14:paraId="1853C6AC" w14:textId="77777777" w:rsidR="001210BB" w:rsidRPr="00E35F62" w:rsidRDefault="001210BB" w:rsidP="002F1FCD">
      <w:pPr>
        <w:spacing w:after="0"/>
        <w:rPr>
          <w:rFonts w:ascii="Consolas" w:hAnsi="Consolas" w:cs="Consolas"/>
          <w:sz w:val="24"/>
          <w:szCs w:val="24"/>
          <w:lang w:val="mn-MN"/>
        </w:rPr>
      </w:pPr>
    </w:p>
    <w:p w14:paraId="7FC1CECB"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'supports' =&gt; array(</w:t>
      </w:r>
      <w:r w:rsidRPr="00E35F62">
        <w:rPr>
          <w:rFonts w:ascii="Consolas" w:hAnsi="Consolas" w:cs="Consolas"/>
          <w:sz w:val="24"/>
          <w:szCs w:val="24"/>
          <w:highlight w:val="red"/>
          <w:lang w:val="mn-MN"/>
        </w:rPr>
        <w:t>'title',</w:t>
      </w:r>
      <w:r w:rsidRPr="00E35F62">
        <w:rPr>
          <w:rFonts w:ascii="Consolas" w:hAnsi="Consolas" w:cs="Consolas"/>
          <w:sz w:val="24"/>
          <w:szCs w:val="24"/>
          <w:lang w:val="mn-MN"/>
        </w:rPr>
        <w:t xml:space="preserve"> </w:t>
      </w:r>
      <w:r w:rsidRPr="00E35F62">
        <w:rPr>
          <w:rFonts w:ascii="Consolas" w:hAnsi="Consolas" w:cs="Consolas"/>
          <w:sz w:val="24"/>
          <w:szCs w:val="24"/>
          <w:highlight w:val="yellow"/>
          <w:lang w:val="mn-MN"/>
        </w:rPr>
        <w:t>'editor',</w:t>
      </w:r>
      <w:r w:rsidRPr="00E35F62">
        <w:rPr>
          <w:rFonts w:ascii="Consolas" w:hAnsi="Consolas" w:cs="Consolas"/>
          <w:sz w:val="24"/>
          <w:szCs w:val="24"/>
          <w:lang w:val="mn-MN"/>
        </w:rPr>
        <w:t xml:space="preserve"> </w:t>
      </w:r>
      <w:r w:rsidRPr="00E35F62">
        <w:rPr>
          <w:rFonts w:ascii="Consolas" w:hAnsi="Consolas" w:cs="Consolas"/>
          <w:sz w:val="24"/>
          <w:szCs w:val="24"/>
          <w:highlight w:val="cyan"/>
          <w:lang w:val="mn-MN"/>
        </w:rPr>
        <w:t>'thumbnail'</w:t>
      </w:r>
      <w:r w:rsidRPr="00E35F62">
        <w:rPr>
          <w:rFonts w:ascii="Consolas" w:hAnsi="Consolas" w:cs="Consolas"/>
          <w:sz w:val="24"/>
          <w:szCs w:val="24"/>
          <w:lang w:val="mn-MN"/>
        </w:rPr>
        <w:t>)</w:t>
      </w:r>
    </w:p>
    <w:p w14:paraId="49274BFD"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039B07B3"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 xml:space="preserve">        register_post_type('portfolio',$feature_args);</w:t>
      </w:r>
    </w:p>
    <w:p w14:paraId="6D8308E2" w14:textId="77777777" w:rsidR="002F1FCD" w:rsidRPr="00E35F62" w:rsidRDefault="002F1FCD" w:rsidP="002F1FCD">
      <w:pPr>
        <w:spacing w:after="0"/>
        <w:rPr>
          <w:rFonts w:ascii="Consolas" w:hAnsi="Consolas" w:cs="Consolas"/>
          <w:sz w:val="24"/>
          <w:szCs w:val="24"/>
          <w:lang w:val="mn-MN"/>
        </w:rPr>
      </w:pPr>
      <w:r w:rsidRPr="00E35F62">
        <w:rPr>
          <w:rFonts w:ascii="Consolas" w:hAnsi="Consolas" w:cs="Consolas"/>
          <w:sz w:val="24"/>
          <w:szCs w:val="24"/>
          <w:lang w:val="mn-MN"/>
        </w:rPr>
        <w:t>}</w:t>
      </w:r>
    </w:p>
    <w:p w14:paraId="56F8C268" w14:textId="77777777" w:rsidR="00991E17" w:rsidRPr="007C6766" w:rsidRDefault="00991E17">
      <w:pPr>
        <w:spacing w:after="0"/>
        <w:rPr>
          <w:rFonts w:ascii="Consolas" w:hAnsi="Consolas" w:cs="Consolas"/>
          <w:sz w:val="24"/>
          <w:szCs w:val="24"/>
          <w:lang w:val="mn-MN"/>
        </w:rPr>
      </w:pPr>
    </w:p>
    <w:p w14:paraId="2046F6CF"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red"/>
          <w:lang w:val="mn-MN"/>
        </w:rPr>
        <w:t>Title</w:t>
      </w:r>
      <w:r w:rsidRPr="00E35F62">
        <w:rPr>
          <w:rFonts w:ascii="Consolas" w:hAnsi="Consolas" w:cs="Consolas"/>
          <w:sz w:val="24"/>
          <w:szCs w:val="24"/>
          <w:lang w:val="mn-MN"/>
        </w:rPr>
        <w:t xml:space="preserve">  </w:t>
      </w:r>
      <w:r w:rsidRPr="00E35F62">
        <w:rPr>
          <w:rFonts w:ascii="Consolas" w:hAnsi="Consolas" w:cs="Consolas"/>
          <w:sz w:val="24"/>
          <w:szCs w:val="24"/>
          <w:lang w:val="mn-MN"/>
        </w:rPr>
        <w:tab/>
        <w:t xml:space="preserve">= нэр өгөх хэсэг </w:t>
      </w:r>
    </w:p>
    <w:p w14:paraId="5D7733AC"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yellow"/>
          <w:lang w:val="mn-MN"/>
        </w:rPr>
        <w:t>Editor</w:t>
      </w:r>
      <w:r w:rsidRPr="00E35F62">
        <w:rPr>
          <w:rFonts w:ascii="Consolas" w:hAnsi="Consolas" w:cs="Consolas"/>
          <w:sz w:val="24"/>
          <w:szCs w:val="24"/>
          <w:lang w:val="mn-MN"/>
        </w:rPr>
        <w:tab/>
        <w:t>= засварлах, дэлгэрэнгүй хэсэг</w:t>
      </w:r>
    </w:p>
    <w:p w14:paraId="41062A78" w14:textId="77777777" w:rsidR="007D4FA5" w:rsidRPr="00E35F62" w:rsidRDefault="007D4FA5">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cyan"/>
          <w:lang w:val="mn-MN"/>
        </w:rPr>
        <w:t>Thumbnail</w:t>
      </w:r>
      <w:r w:rsidRPr="00E35F62">
        <w:rPr>
          <w:rFonts w:ascii="Consolas" w:hAnsi="Consolas" w:cs="Consolas"/>
          <w:sz w:val="24"/>
          <w:szCs w:val="24"/>
          <w:lang w:val="mn-MN"/>
        </w:rPr>
        <w:t xml:space="preserve"> = featured image </w:t>
      </w:r>
      <w:r w:rsidR="00AD3AC1" w:rsidRPr="00E35F62">
        <w:rPr>
          <w:rFonts w:ascii="Consolas" w:hAnsi="Consolas" w:cs="Consolas"/>
          <w:sz w:val="24"/>
          <w:szCs w:val="24"/>
          <w:lang w:val="mn-MN"/>
        </w:rPr>
        <w:t>хэсэг гэх мэт юу юу байлгахуу гэдгээ ш</w:t>
      </w:r>
      <w:r w:rsidR="00E141A7" w:rsidRPr="00E35F62">
        <w:rPr>
          <w:rFonts w:ascii="Consolas" w:hAnsi="Consolas" w:cs="Consolas"/>
          <w:sz w:val="24"/>
          <w:szCs w:val="24"/>
          <w:lang w:val="mn-MN"/>
        </w:rPr>
        <w:t xml:space="preserve">ийдэж өгдөг байгаа. </w:t>
      </w:r>
    </w:p>
    <w:p w14:paraId="24982765" w14:textId="77777777" w:rsidR="00A85610" w:rsidRPr="00E35F62" w:rsidRDefault="00A85610">
      <w:pPr>
        <w:spacing w:after="0"/>
        <w:rPr>
          <w:rFonts w:ascii="Consolas" w:hAnsi="Consolas" w:cs="Consolas"/>
          <w:sz w:val="24"/>
          <w:szCs w:val="24"/>
          <w:lang w:val="mn-MN"/>
        </w:rPr>
      </w:pPr>
      <w:r w:rsidRPr="00E35F62">
        <w:rPr>
          <w:rFonts w:ascii="Consolas" w:hAnsi="Consolas" w:cs="Consolas"/>
          <w:sz w:val="24"/>
          <w:szCs w:val="24"/>
          <w:lang w:val="mn-MN"/>
        </w:rPr>
        <w:t>Өөр нэмж үүгэх бол тухайн хэсгийг х</w:t>
      </w:r>
      <w:r w:rsidR="00E141A7" w:rsidRPr="00E35F62">
        <w:rPr>
          <w:rFonts w:ascii="Consolas" w:hAnsi="Consolas" w:cs="Consolas"/>
          <w:sz w:val="24"/>
          <w:szCs w:val="24"/>
          <w:lang w:val="mn-MN"/>
        </w:rPr>
        <w:t xml:space="preserve">уулж тавиал нэрийг солиол болоо. </w:t>
      </w:r>
    </w:p>
    <w:p w14:paraId="7C2C1372" w14:textId="77777777" w:rsidR="00E141A7" w:rsidRPr="00E35F62" w:rsidRDefault="00E141A7">
      <w:pPr>
        <w:spacing w:after="0"/>
        <w:rPr>
          <w:rFonts w:ascii="Consolas" w:hAnsi="Consolas" w:cs="Consolas"/>
          <w:sz w:val="24"/>
          <w:szCs w:val="24"/>
          <w:lang w:val="mn-MN"/>
        </w:rPr>
      </w:pPr>
    </w:p>
    <w:p w14:paraId="41F300BD" w14:textId="77777777" w:rsidR="00E141A7" w:rsidRPr="00E35F62" w:rsidRDefault="00E141A7">
      <w:pPr>
        <w:spacing w:after="0"/>
        <w:rPr>
          <w:rFonts w:ascii="Consolas" w:hAnsi="Consolas" w:cs="Consolas"/>
          <w:b/>
          <w:sz w:val="24"/>
          <w:szCs w:val="24"/>
          <w:lang w:val="mn-MN"/>
        </w:rPr>
      </w:pPr>
      <w:r w:rsidRPr="00E35F62">
        <w:rPr>
          <w:rFonts w:ascii="Consolas" w:hAnsi="Consolas" w:cs="Consolas"/>
          <w:b/>
          <w:sz w:val="24"/>
          <w:szCs w:val="24"/>
          <w:lang w:val="mn-MN"/>
        </w:rPr>
        <w:t xml:space="preserve">Нэмсэнийхээ дараа нүүр хуудсанд дуудаж гаргаж ирэх </w:t>
      </w:r>
    </w:p>
    <w:p w14:paraId="2270241C" w14:textId="77777777" w:rsidR="00E141A7" w:rsidRPr="00E35F62" w:rsidRDefault="00E141A7" w:rsidP="00E141A7">
      <w:pPr>
        <w:spacing w:after="0"/>
        <w:rPr>
          <w:rFonts w:ascii="Consolas" w:hAnsi="Consolas" w:cs="Consolas"/>
          <w:sz w:val="24"/>
          <w:szCs w:val="24"/>
          <w:lang w:val="mn-MN"/>
        </w:rPr>
      </w:pPr>
      <w:r w:rsidRPr="00E35F62">
        <w:rPr>
          <w:rFonts w:ascii="Consolas" w:hAnsi="Consolas" w:cs="Consolas"/>
          <w:sz w:val="24"/>
          <w:szCs w:val="24"/>
          <w:lang w:val="mn-MN"/>
        </w:rPr>
        <w:t xml:space="preserve">   </w:t>
      </w:r>
    </w:p>
    <w:p w14:paraId="43260AA8" w14:textId="77777777" w:rsidR="00E141A7" w:rsidRPr="00E35F62" w:rsidRDefault="00E141A7" w:rsidP="00E141A7">
      <w:pPr>
        <w:spacing w:after="0"/>
        <w:rPr>
          <w:rFonts w:ascii="Consolas" w:hAnsi="Consolas" w:cs="Consolas"/>
          <w:sz w:val="24"/>
          <w:szCs w:val="24"/>
          <w:lang w:val="mn-MN"/>
        </w:rPr>
      </w:pPr>
      <w:r w:rsidRPr="00E35F62">
        <w:rPr>
          <w:rFonts w:ascii="Consolas" w:hAnsi="Consolas" w:cs="Consolas"/>
          <w:sz w:val="24"/>
          <w:szCs w:val="24"/>
          <w:lang w:val="mn-MN"/>
        </w:rPr>
        <w:t xml:space="preserve">Post type давьталт </w:t>
      </w:r>
    </w:p>
    <w:p w14:paraId="2573A99F" w14:textId="77777777" w:rsidR="00F87768" w:rsidRPr="00E35F62" w:rsidRDefault="00F87768" w:rsidP="00E141A7">
      <w:pPr>
        <w:spacing w:after="0"/>
        <w:rPr>
          <w:rFonts w:ascii="Consolas" w:hAnsi="Consolas" w:cs="Consolas"/>
          <w:sz w:val="24"/>
          <w:szCs w:val="24"/>
          <w:lang w:val="mn-MN"/>
        </w:rPr>
      </w:pPr>
      <w:r w:rsidRPr="00E35F62">
        <w:rPr>
          <w:rFonts w:ascii="Consolas" w:hAnsi="Consolas" w:cs="Consolas"/>
          <w:sz w:val="24"/>
          <w:szCs w:val="24"/>
          <w:lang w:val="mn-MN"/>
        </w:rPr>
        <w:t>&lt;!--  Энэний гадна давталт эхлэх болно --&gt;</w:t>
      </w:r>
    </w:p>
    <w:p w14:paraId="613F0363"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 xml:space="preserve">&lt;?php </w:t>
      </w:r>
    </w:p>
    <w:p w14:paraId="4971E9DF"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$args = array( 'post_type' =&gt; '</w:t>
      </w:r>
      <w:r w:rsidRPr="00E35F62">
        <w:rPr>
          <w:rFonts w:ascii="Consolas" w:hAnsi="Consolas" w:cs="Consolas"/>
          <w:sz w:val="24"/>
          <w:szCs w:val="24"/>
          <w:highlight w:val="red"/>
          <w:lang w:val="mn-MN"/>
        </w:rPr>
        <w:t>slider</w:t>
      </w:r>
      <w:r w:rsidRPr="00E35F62">
        <w:rPr>
          <w:rFonts w:ascii="Consolas" w:hAnsi="Consolas" w:cs="Consolas"/>
          <w:sz w:val="24"/>
          <w:szCs w:val="24"/>
          <w:lang w:val="mn-MN"/>
        </w:rPr>
        <w:t xml:space="preserve">', 'post_per_page' =&gt; </w:t>
      </w:r>
      <w:r w:rsidRPr="00E35F62">
        <w:rPr>
          <w:rFonts w:ascii="Consolas" w:hAnsi="Consolas" w:cs="Consolas"/>
          <w:sz w:val="24"/>
          <w:szCs w:val="24"/>
          <w:highlight w:val="yellow"/>
          <w:lang w:val="mn-MN"/>
        </w:rPr>
        <w:t>5</w:t>
      </w:r>
      <w:r w:rsidRPr="00E35F62">
        <w:rPr>
          <w:rFonts w:ascii="Consolas" w:hAnsi="Consolas" w:cs="Consolas"/>
          <w:sz w:val="24"/>
          <w:szCs w:val="24"/>
          <w:lang w:val="mn-MN"/>
        </w:rPr>
        <w:t>, 'order' =&gt; '</w:t>
      </w:r>
      <w:r w:rsidRPr="00E35F62">
        <w:rPr>
          <w:rFonts w:ascii="Consolas" w:hAnsi="Consolas" w:cs="Consolas"/>
          <w:sz w:val="24"/>
          <w:szCs w:val="24"/>
          <w:highlight w:val="green"/>
          <w:lang w:val="mn-MN"/>
        </w:rPr>
        <w:t>ASC</w:t>
      </w:r>
      <w:r w:rsidRPr="00E35F62">
        <w:rPr>
          <w:rFonts w:ascii="Consolas" w:hAnsi="Consolas" w:cs="Consolas"/>
          <w:sz w:val="24"/>
          <w:szCs w:val="24"/>
          <w:lang w:val="mn-MN"/>
        </w:rPr>
        <w:t>',);</w:t>
      </w:r>
    </w:p>
    <w:p w14:paraId="3225E1FC"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$loop = new WP_Query( $args );</w:t>
      </w:r>
    </w:p>
    <w:p w14:paraId="725B4F72" w14:textId="77777777" w:rsidR="00F87768"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while ( $loop-&gt;have_posts() ) : $loop-&gt;the_post();</w:t>
      </w:r>
    </w:p>
    <w:p w14:paraId="3403AC85" w14:textId="77777777" w:rsidR="00E141A7" w:rsidRPr="00E35F62" w:rsidRDefault="00F87768" w:rsidP="00F87768">
      <w:pPr>
        <w:spacing w:after="0"/>
        <w:rPr>
          <w:rFonts w:ascii="Consolas" w:hAnsi="Consolas" w:cs="Consolas"/>
          <w:sz w:val="24"/>
          <w:szCs w:val="24"/>
          <w:lang w:val="mn-MN"/>
        </w:rPr>
      </w:pPr>
      <w:r w:rsidRPr="00E35F62">
        <w:rPr>
          <w:rFonts w:ascii="Consolas" w:hAnsi="Consolas" w:cs="Consolas"/>
          <w:sz w:val="24"/>
          <w:szCs w:val="24"/>
          <w:lang w:val="mn-MN"/>
        </w:rPr>
        <w:t>?&gt;</w:t>
      </w:r>
    </w:p>
    <w:p w14:paraId="0BFE3792" w14:textId="77777777" w:rsidR="00FF5F1D" w:rsidRPr="00E35F62" w:rsidRDefault="0010654B" w:rsidP="00FF5F1D">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Pr="00E35F62">
        <w:rPr>
          <w:rFonts w:ascii="Consolas" w:hAnsi="Consolas" w:cs="Consolas"/>
          <w:sz w:val="24"/>
          <w:szCs w:val="24"/>
          <w:highlight w:val="red"/>
          <w:lang w:val="mn-MN"/>
        </w:rPr>
        <w:t>Slider</w:t>
      </w:r>
      <w:r w:rsidR="00FF5F1D" w:rsidRPr="00E35F62">
        <w:rPr>
          <w:rFonts w:ascii="Consolas" w:hAnsi="Consolas" w:cs="Consolas"/>
          <w:sz w:val="24"/>
          <w:szCs w:val="24"/>
          <w:lang w:val="mn-MN"/>
        </w:rPr>
        <w:t xml:space="preserve">  </w:t>
      </w:r>
      <w:r w:rsidR="00FF5F1D" w:rsidRPr="00E35F62">
        <w:rPr>
          <w:rFonts w:ascii="Consolas" w:hAnsi="Consolas" w:cs="Consolas"/>
          <w:sz w:val="24"/>
          <w:szCs w:val="24"/>
          <w:lang w:val="mn-MN"/>
        </w:rPr>
        <w:tab/>
        <w:t xml:space="preserve">= </w:t>
      </w:r>
      <w:r w:rsidRPr="00E35F62">
        <w:rPr>
          <w:rFonts w:ascii="Consolas" w:hAnsi="Consolas" w:cs="Consolas"/>
          <w:sz w:val="24"/>
          <w:szCs w:val="24"/>
          <w:lang w:val="mn-MN"/>
        </w:rPr>
        <w:t xml:space="preserve">Post-ын нэр </w:t>
      </w:r>
    </w:p>
    <w:p w14:paraId="32A699EE" w14:textId="77777777" w:rsidR="00FF5F1D" w:rsidRPr="00E35F62" w:rsidRDefault="00FF5F1D" w:rsidP="00FF5F1D">
      <w:pPr>
        <w:spacing w:after="0"/>
        <w:rPr>
          <w:rFonts w:ascii="Consolas" w:hAnsi="Consolas" w:cs="Consolas"/>
          <w:sz w:val="24"/>
          <w:szCs w:val="24"/>
          <w:lang w:val="mn-MN"/>
        </w:rPr>
      </w:pPr>
      <w:r w:rsidRPr="00E35F62">
        <w:rPr>
          <w:rFonts w:ascii="Consolas" w:hAnsi="Consolas" w:cs="Consolas"/>
          <w:sz w:val="24"/>
          <w:szCs w:val="24"/>
          <w:lang w:val="mn-MN"/>
        </w:rPr>
        <w:lastRenderedPageBreak/>
        <w:t xml:space="preserve"> </w:t>
      </w:r>
      <w:r w:rsidR="0010654B" w:rsidRPr="00E35F62">
        <w:rPr>
          <w:rFonts w:ascii="Consolas" w:hAnsi="Consolas" w:cs="Consolas"/>
          <w:sz w:val="24"/>
          <w:szCs w:val="24"/>
          <w:highlight w:val="yellow"/>
          <w:lang w:val="mn-MN"/>
        </w:rPr>
        <w:t>5</w:t>
      </w:r>
      <w:r w:rsidR="0010654B" w:rsidRPr="00E35F62">
        <w:rPr>
          <w:rFonts w:ascii="Consolas" w:hAnsi="Consolas" w:cs="Consolas"/>
          <w:sz w:val="24"/>
          <w:szCs w:val="24"/>
          <w:lang w:val="mn-MN"/>
        </w:rPr>
        <w:t xml:space="preserve">  </w:t>
      </w:r>
      <w:r w:rsidRPr="00E35F62">
        <w:rPr>
          <w:rFonts w:ascii="Consolas" w:hAnsi="Consolas" w:cs="Consolas"/>
          <w:sz w:val="24"/>
          <w:szCs w:val="24"/>
          <w:lang w:val="mn-MN"/>
        </w:rPr>
        <w:tab/>
      </w:r>
      <w:r w:rsidR="0010654B" w:rsidRPr="00E35F62">
        <w:rPr>
          <w:rFonts w:ascii="Consolas" w:hAnsi="Consolas" w:cs="Consolas"/>
          <w:sz w:val="24"/>
          <w:szCs w:val="24"/>
          <w:lang w:val="mn-MN"/>
        </w:rPr>
        <w:t xml:space="preserve"> </w:t>
      </w:r>
      <w:r w:rsidR="0010654B" w:rsidRPr="00E35F62">
        <w:rPr>
          <w:rFonts w:ascii="Consolas" w:hAnsi="Consolas" w:cs="Consolas"/>
          <w:sz w:val="24"/>
          <w:szCs w:val="24"/>
          <w:lang w:val="mn-MN"/>
        </w:rPr>
        <w:tab/>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 xml:space="preserve">Хэдэн удаа тавтах хэлж өгнө. </w:t>
      </w:r>
    </w:p>
    <w:p w14:paraId="3C6C1AA6" w14:textId="77777777" w:rsidR="00FF5F1D" w:rsidRPr="00E35F62" w:rsidRDefault="00FF5F1D" w:rsidP="00FF5F1D">
      <w:pPr>
        <w:spacing w:after="0"/>
        <w:rPr>
          <w:rFonts w:ascii="Consolas" w:hAnsi="Consolas" w:cs="Consolas"/>
          <w:sz w:val="24"/>
          <w:szCs w:val="24"/>
          <w:lang w:val="mn-MN"/>
        </w:rPr>
      </w:pPr>
      <w:r w:rsidRPr="00E35F62">
        <w:rPr>
          <w:rFonts w:ascii="Consolas" w:hAnsi="Consolas" w:cs="Consolas"/>
          <w:sz w:val="24"/>
          <w:szCs w:val="24"/>
          <w:lang w:val="mn-MN"/>
        </w:rPr>
        <w:t xml:space="preserve"> </w:t>
      </w:r>
      <w:r w:rsidR="0010654B" w:rsidRPr="00E35F62">
        <w:rPr>
          <w:rFonts w:ascii="Consolas" w:hAnsi="Consolas" w:cs="Consolas"/>
          <w:b/>
          <w:sz w:val="24"/>
          <w:szCs w:val="24"/>
          <w:highlight w:val="green"/>
          <w:lang w:val="mn-MN"/>
        </w:rPr>
        <w:t>ASC</w:t>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ab/>
      </w:r>
      <w:r w:rsidR="0010654B" w:rsidRPr="00E35F62">
        <w:rPr>
          <w:rFonts w:ascii="Consolas" w:hAnsi="Consolas" w:cs="Consolas"/>
          <w:sz w:val="24"/>
          <w:szCs w:val="24"/>
          <w:lang w:val="mn-MN"/>
        </w:rPr>
        <w:tab/>
      </w:r>
      <w:r w:rsidRPr="00E35F62">
        <w:rPr>
          <w:rFonts w:ascii="Consolas" w:hAnsi="Consolas" w:cs="Consolas"/>
          <w:sz w:val="24"/>
          <w:szCs w:val="24"/>
          <w:lang w:val="mn-MN"/>
        </w:rPr>
        <w:t xml:space="preserve">= </w:t>
      </w:r>
      <w:r w:rsidR="0010654B" w:rsidRPr="00E35F62">
        <w:rPr>
          <w:rFonts w:ascii="Consolas" w:hAnsi="Consolas" w:cs="Consolas"/>
          <w:sz w:val="24"/>
          <w:szCs w:val="24"/>
          <w:lang w:val="mn-MN"/>
        </w:rPr>
        <w:t xml:space="preserve">хамгийн </w:t>
      </w:r>
      <w:r w:rsidR="0010654B" w:rsidRPr="00E35F62">
        <w:rPr>
          <w:rFonts w:ascii="Consolas" w:hAnsi="Consolas" w:cs="Consolas"/>
          <w:sz w:val="24"/>
          <w:szCs w:val="24"/>
          <w:highlight w:val="green"/>
          <w:lang w:val="mn-MN"/>
        </w:rPr>
        <w:t>эхэнд</w:t>
      </w:r>
      <w:r w:rsidR="0010654B" w:rsidRPr="00E35F62">
        <w:rPr>
          <w:rFonts w:ascii="Consolas" w:hAnsi="Consolas" w:cs="Consolas"/>
          <w:sz w:val="24"/>
          <w:szCs w:val="24"/>
          <w:lang w:val="mn-MN"/>
        </w:rPr>
        <w:t xml:space="preserve"> оруулсан </w:t>
      </w:r>
      <w:r w:rsidR="0010654B" w:rsidRPr="00E35F62">
        <w:rPr>
          <w:rFonts w:ascii="Consolas" w:hAnsi="Consolas" w:cs="Consolas"/>
          <w:sz w:val="24"/>
          <w:szCs w:val="24"/>
          <w:highlight w:val="green"/>
          <w:lang w:val="mn-MN"/>
        </w:rPr>
        <w:t>эхэнд</w:t>
      </w:r>
      <w:r w:rsidR="0010654B" w:rsidRPr="00E35F62">
        <w:rPr>
          <w:rFonts w:ascii="Consolas" w:hAnsi="Consolas" w:cs="Consolas"/>
          <w:sz w:val="24"/>
          <w:szCs w:val="24"/>
          <w:lang w:val="mn-MN"/>
        </w:rPr>
        <w:t xml:space="preserve"> гарах дарааллаар мэдээнүүд гарна. </w:t>
      </w:r>
    </w:p>
    <w:p w14:paraId="1A472E52" w14:textId="77777777" w:rsidR="0010654B" w:rsidRPr="00E35F62" w:rsidRDefault="0010654B" w:rsidP="00FF5F1D">
      <w:pPr>
        <w:spacing w:after="0"/>
        <w:rPr>
          <w:rFonts w:ascii="Consolas" w:hAnsi="Consolas" w:cs="Consolas"/>
          <w:b/>
          <w:sz w:val="24"/>
          <w:szCs w:val="24"/>
          <w:lang w:val="mn-MN"/>
        </w:rPr>
      </w:pPr>
      <w:r w:rsidRPr="00E35F62">
        <w:rPr>
          <w:rFonts w:ascii="Consolas" w:hAnsi="Consolas" w:cs="Consolas"/>
          <w:sz w:val="24"/>
          <w:szCs w:val="24"/>
          <w:lang w:val="mn-MN"/>
        </w:rPr>
        <w:t xml:space="preserve"> </w:t>
      </w:r>
      <w:r w:rsidRPr="00E35F62">
        <w:rPr>
          <w:rFonts w:ascii="Consolas" w:hAnsi="Consolas" w:cs="Consolas"/>
          <w:b/>
          <w:sz w:val="24"/>
          <w:szCs w:val="24"/>
          <w:highlight w:val="cyan"/>
          <w:lang w:val="mn-MN"/>
        </w:rPr>
        <w:t>DESC</w:t>
      </w:r>
      <w:r w:rsidRPr="00E35F62">
        <w:rPr>
          <w:rFonts w:ascii="Consolas" w:hAnsi="Consolas" w:cs="Consolas"/>
          <w:sz w:val="24"/>
          <w:szCs w:val="24"/>
          <w:lang w:val="mn-MN"/>
        </w:rPr>
        <w:t xml:space="preserve"> </w:t>
      </w:r>
      <w:r w:rsidRPr="00E35F62">
        <w:rPr>
          <w:rFonts w:ascii="Consolas" w:hAnsi="Consolas" w:cs="Consolas"/>
          <w:sz w:val="24"/>
          <w:szCs w:val="24"/>
          <w:lang w:val="mn-MN"/>
        </w:rPr>
        <w:tab/>
        <w:t xml:space="preserve">= хамгийн </w:t>
      </w:r>
      <w:r w:rsidRPr="00E35F62">
        <w:rPr>
          <w:rFonts w:ascii="Consolas" w:hAnsi="Consolas" w:cs="Consolas"/>
          <w:sz w:val="24"/>
          <w:szCs w:val="24"/>
          <w:highlight w:val="cyan"/>
          <w:lang w:val="mn-MN"/>
        </w:rPr>
        <w:t>сүүлд</w:t>
      </w:r>
      <w:r w:rsidRPr="00E35F62">
        <w:rPr>
          <w:rFonts w:ascii="Consolas" w:hAnsi="Consolas" w:cs="Consolas"/>
          <w:sz w:val="24"/>
          <w:szCs w:val="24"/>
          <w:lang w:val="mn-MN"/>
        </w:rPr>
        <w:t xml:space="preserve"> оруулсан </w:t>
      </w:r>
      <w:r w:rsidRPr="00E35F62">
        <w:rPr>
          <w:rFonts w:ascii="Consolas" w:hAnsi="Consolas" w:cs="Consolas"/>
          <w:sz w:val="24"/>
          <w:szCs w:val="24"/>
          <w:highlight w:val="cyan"/>
          <w:lang w:val="mn-MN"/>
        </w:rPr>
        <w:t>эхэнд</w:t>
      </w:r>
      <w:r w:rsidRPr="00E35F62">
        <w:rPr>
          <w:rFonts w:ascii="Consolas" w:hAnsi="Consolas" w:cs="Consolas"/>
          <w:sz w:val="24"/>
          <w:szCs w:val="24"/>
          <w:lang w:val="mn-MN"/>
        </w:rPr>
        <w:t xml:space="preserve"> гарах дарааллаар мэдээнүүд гарна.</w:t>
      </w:r>
    </w:p>
    <w:p w14:paraId="37C8B55D" w14:textId="5B0AF70E" w:rsidR="0010654B" w:rsidRDefault="0010654B" w:rsidP="00FF5F1D">
      <w:pPr>
        <w:spacing w:after="0"/>
        <w:rPr>
          <w:rFonts w:ascii="Consolas" w:hAnsi="Consolas" w:cs="Consolas"/>
          <w:b/>
          <w:sz w:val="24"/>
          <w:szCs w:val="24"/>
          <w:lang w:val="mn-MN"/>
        </w:rPr>
      </w:pPr>
    </w:p>
    <w:p w14:paraId="29E285C1"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 xml:space="preserve">              &lt;!--  Энд давталт төгсөх болно. --&gt;</w:t>
      </w:r>
    </w:p>
    <w:p w14:paraId="72321633"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&lt;?php endwhile; ?&gt;</w:t>
      </w:r>
    </w:p>
    <w:p w14:paraId="068AA19C" w14:textId="77777777" w:rsidR="00F87768" w:rsidRPr="00E35F62" w:rsidRDefault="00F87768" w:rsidP="00F87768">
      <w:pPr>
        <w:spacing w:after="0"/>
        <w:rPr>
          <w:rFonts w:ascii="Consolas" w:hAnsi="Consolas" w:cs="Consolas"/>
          <w:b/>
          <w:sz w:val="24"/>
          <w:szCs w:val="24"/>
          <w:lang w:val="mn-MN"/>
        </w:rPr>
      </w:pPr>
      <w:r w:rsidRPr="00E35F62">
        <w:rPr>
          <w:rFonts w:ascii="Consolas" w:hAnsi="Consolas" w:cs="Consolas"/>
          <w:b/>
          <w:sz w:val="24"/>
          <w:szCs w:val="24"/>
          <w:lang w:val="mn-MN"/>
        </w:rPr>
        <w:t>&lt;?php wp_reset_query(); ?&gt;</w:t>
      </w:r>
    </w:p>
    <w:p w14:paraId="0F66938C" w14:textId="77777777" w:rsidR="00345DDF" w:rsidRPr="00E35F62" w:rsidRDefault="00345DDF" w:rsidP="00F87768">
      <w:pPr>
        <w:spacing w:after="0"/>
        <w:rPr>
          <w:rFonts w:ascii="Consolas" w:hAnsi="Consolas" w:cs="Consolas"/>
          <w:b/>
          <w:sz w:val="24"/>
          <w:szCs w:val="24"/>
          <w:lang w:val="mn-MN"/>
        </w:rPr>
      </w:pPr>
    </w:p>
    <w:p w14:paraId="074B535A" w14:textId="026223A4" w:rsidR="00E96B1C" w:rsidRPr="00E96B1C" w:rsidRDefault="00E96B1C" w:rsidP="00F87768">
      <w:pPr>
        <w:spacing w:after="0"/>
        <w:rPr>
          <w:rFonts w:ascii="Consolas" w:hAnsi="Consolas" w:cs="Consolas"/>
          <w:sz w:val="24"/>
          <w:szCs w:val="24"/>
        </w:rPr>
      </w:pPr>
      <w:r w:rsidRPr="00E96B1C">
        <w:rPr>
          <w:rFonts w:ascii="Consolas" w:hAnsi="Consolas" w:cs="Consolas"/>
          <w:b/>
          <w:bCs/>
          <w:color w:val="FF0000"/>
          <w:sz w:val="32"/>
          <w:szCs w:val="32"/>
        </w:rPr>
        <w:t xml:space="preserve">Slider </w:t>
      </w:r>
      <w:r w:rsidRPr="00E96B1C">
        <w:rPr>
          <w:rFonts w:ascii="Consolas" w:hAnsi="Consolas" w:cs="Consolas"/>
          <w:b/>
          <w:bCs/>
          <w:color w:val="FF0000"/>
          <w:sz w:val="32"/>
          <w:szCs w:val="32"/>
          <w:lang w:val="mn-MN"/>
        </w:rPr>
        <w:t>эхлэх</w:t>
      </w:r>
      <w:r>
        <w:rPr>
          <w:rFonts w:ascii="Consolas" w:hAnsi="Consolas" w:cs="Consolas"/>
          <w:sz w:val="24"/>
          <w:szCs w:val="24"/>
          <w:lang w:val="mn-MN"/>
        </w:rPr>
        <w:t xml:space="preserve"> </w:t>
      </w:r>
      <w:r>
        <w:rPr>
          <w:rFonts w:ascii="Consolas" w:hAnsi="Consolas" w:cs="Consolas"/>
          <w:sz w:val="24"/>
          <w:szCs w:val="24"/>
        </w:rPr>
        <w:t>/////////////////////////////////////////////////////////</w:t>
      </w:r>
    </w:p>
    <w:p w14:paraId="6D372C56" w14:textId="5BEBFCBA" w:rsidR="00345DDF" w:rsidRPr="00E35F62" w:rsidRDefault="00345DDF" w:rsidP="00F87768">
      <w:pPr>
        <w:spacing w:after="0"/>
        <w:rPr>
          <w:rFonts w:ascii="Consolas" w:hAnsi="Consolas" w:cs="Consolas"/>
          <w:sz w:val="24"/>
          <w:szCs w:val="24"/>
          <w:lang w:val="mn-MN"/>
        </w:rPr>
      </w:pPr>
      <w:r w:rsidRPr="00E35F62">
        <w:rPr>
          <w:rFonts w:ascii="Consolas" w:hAnsi="Consolas" w:cs="Consolas"/>
          <w:sz w:val="24"/>
          <w:szCs w:val="24"/>
          <w:lang w:val="mn-MN"/>
        </w:rPr>
        <w:t>Жнь</w:t>
      </w:r>
    </w:p>
    <w:p w14:paraId="6C855B8E" w14:textId="5F5E7191" w:rsidR="009A2955" w:rsidRDefault="009A2955" w:rsidP="00F87768">
      <w:pPr>
        <w:spacing w:after="0"/>
        <w:rPr>
          <w:rFonts w:ascii="Consolas" w:hAnsi="Consolas" w:cs="Consolas"/>
          <w:b/>
          <w:sz w:val="24"/>
          <w:szCs w:val="24"/>
        </w:rPr>
      </w:pPr>
      <w:proofErr w:type="gramStart"/>
      <w:r w:rsidRPr="009A2955">
        <w:rPr>
          <w:rFonts w:ascii="Consolas" w:hAnsi="Consolas" w:cs="Consolas"/>
          <w:b/>
          <w:sz w:val="24"/>
          <w:szCs w:val="24"/>
        </w:rPr>
        <w:t>&lt;!--</w:t>
      </w:r>
      <w:proofErr w:type="gramEnd"/>
      <w:r w:rsidRPr="009A2955">
        <w:rPr>
          <w:rFonts w:ascii="Consolas" w:hAnsi="Consolas" w:cs="Consolas"/>
          <w:b/>
          <w:sz w:val="24"/>
          <w:szCs w:val="24"/>
        </w:rPr>
        <w:t xml:space="preserve"> </w:t>
      </w:r>
      <w:proofErr w:type="spellStart"/>
      <w:r w:rsidRPr="009A2955">
        <w:rPr>
          <w:rFonts w:ascii="Consolas" w:hAnsi="Consolas" w:cs="Consolas"/>
          <w:b/>
          <w:sz w:val="24"/>
          <w:szCs w:val="24"/>
        </w:rPr>
        <w:t>энэ</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бол</w:t>
      </w:r>
      <w:proofErr w:type="spellEnd"/>
      <w:r w:rsidRPr="009A2955">
        <w:rPr>
          <w:rFonts w:ascii="Consolas" w:hAnsi="Consolas" w:cs="Consolas"/>
          <w:b/>
          <w:sz w:val="24"/>
          <w:szCs w:val="24"/>
        </w:rPr>
        <w:t xml:space="preserve"> Post type </w:t>
      </w:r>
      <w:proofErr w:type="spellStart"/>
      <w:r w:rsidRPr="009A2955">
        <w:rPr>
          <w:rFonts w:ascii="Consolas" w:hAnsi="Consolas" w:cs="Consolas"/>
          <w:b/>
          <w:sz w:val="24"/>
          <w:szCs w:val="24"/>
        </w:rPr>
        <w:t>ашиглаад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ангилал</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үүсгээд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тэгээд</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дэлгэцэн</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буюу</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нүүр</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дээр</w:t>
      </w:r>
      <w:proofErr w:type="spellEnd"/>
      <w:r w:rsidRPr="009A2955">
        <w:rPr>
          <w:rFonts w:ascii="Consolas" w:hAnsi="Consolas" w:cs="Consolas"/>
          <w:b/>
          <w:sz w:val="24"/>
          <w:szCs w:val="24"/>
        </w:rPr>
        <w:t xml:space="preserve"> slider </w:t>
      </w:r>
      <w:proofErr w:type="spellStart"/>
      <w:r w:rsidRPr="009A2955">
        <w:rPr>
          <w:rFonts w:ascii="Consolas" w:hAnsi="Consolas" w:cs="Consolas"/>
          <w:b/>
          <w:sz w:val="24"/>
          <w:szCs w:val="24"/>
        </w:rPr>
        <w:t>гаргаж</w:t>
      </w:r>
      <w:proofErr w:type="spellEnd"/>
      <w:r w:rsidRPr="009A2955">
        <w:rPr>
          <w:rFonts w:ascii="Consolas" w:hAnsi="Consolas" w:cs="Consolas"/>
          <w:b/>
          <w:sz w:val="24"/>
          <w:szCs w:val="24"/>
        </w:rPr>
        <w:t xml:space="preserve"> </w:t>
      </w:r>
      <w:proofErr w:type="spellStart"/>
      <w:r w:rsidRPr="009A2955">
        <w:rPr>
          <w:rFonts w:ascii="Consolas" w:hAnsi="Consolas" w:cs="Consolas"/>
          <w:b/>
          <w:sz w:val="24"/>
          <w:szCs w:val="24"/>
        </w:rPr>
        <w:t>ирэх</w:t>
      </w:r>
      <w:proofErr w:type="spellEnd"/>
      <w:r w:rsidRPr="009A2955">
        <w:rPr>
          <w:rFonts w:ascii="Consolas" w:hAnsi="Consolas" w:cs="Consolas"/>
          <w:b/>
          <w:sz w:val="24"/>
          <w:szCs w:val="24"/>
        </w:rPr>
        <w:t xml:space="preserve">  --&gt;</w:t>
      </w:r>
    </w:p>
    <w:p w14:paraId="4537C362" w14:textId="074F5C2C" w:rsidR="00060974" w:rsidRDefault="00060974" w:rsidP="00F87768">
      <w:pPr>
        <w:spacing w:after="0"/>
        <w:rPr>
          <w:rFonts w:ascii="Consolas" w:hAnsi="Consolas" w:cs="Consolas"/>
          <w:b/>
          <w:sz w:val="24"/>
          <w:szCs w:val="24"/>
        </w:rPr>
      </w:pPr>
    </w:p>
    <w:p w14:paraId="0A8FC819" w14:textId="689C33FC" w:rsidR="00060974" w:rsidRDefault="00060974" w:rsidP="00F87768">
      <w:pPr>
        <w:spacing w:after="0"/>
        <w:rPr>
          <w:rFonts w:ascii="Consolas" w:hAnsi="Consolas" w:cs="Consolas"/>
          <w:b/>
          <w:sz w:val="24"/>
          <w:szCs w:val="24"/>
          <w:lang w:val="mn-MN"/>
        </w:rPr>
      </w:pPr>
      <w:r>
        <w:rPr>
          <w:rFonts w:ascii="Consolas" w:hAnsi="Consolas" w:cs="Consolas"/>
          <w:b/>
          <w:sz w:val="24"/>
          <w:szCs w:val="24"/>
        </w:rPr>
        <w:t xml:space="preserve">Slider – new add </w:t>
      </w:r>
      <w:r>
        <w:rPr>
          <w:rFonts w:ascii="Consolas" w:hAnsi="Consolas" w:cs="Consolas"/>
          <w:b/>
          <w:sz w:val="24"/>
          <w:szCs w:val="24"/>
          <w:lang w:val="mn-MN"/>
        </w:rPr>
        <w:t xml:space="preserve">гэдэг дээр </w:t>
      </w:r>
    </w:p>
    <w:p w14:paraId="4B8345BB" w14:textId="6A173EA5"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1 зурагтай хамт оруул</w:t>
      </w:r>
    </w:p>
    <w:p w14:paraId="216AB3C4" w14:textId="6E327FDC"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2 зурагтай хамт оруул</w:t>
      </w:r>
    </w:p>
    <w:p w14:paraId="1C6E096E" w14:textId="1AC6E56E"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3 зурагтай хамт оруул</w:t>
      </w:r>
    </w:p>
    <w:p w14:paraId="5B5C666E" w14:textId="02D27004" w:rsidR="00060974" w:rsidRDefault="00060974" w:rsidP="00F87768">
      <w:pPr>
        <w:spacing w:after="0"/>
        <w:rPr>
          <w:rFonts w:ascii="Consolas" w:hAnsi="Consolas" w:cs="Consolas"/>
          <w:b/>
          <w:sz w:val="24"/>
          <w:szCs w:val="24"/>
          <w:lang w:val="mn-MN"/>
        </w:rPr>
      </w:pPr>
    </w:p>
    <w:p w14:paraId="5E200C10" w14:textId="0E7BAE04" w:rsidR="00060974" w:rsidRDefault="00060974" w:rsidP="00F87768">
      <w:pPr>
        <w:spacing w:after="0"/>
        <w:rPr>
          <w:rFonts w:ascii="Consolas" w:hAnsi="Consolas" w:cs="Consolas"/>
          <w:b/>
          <w:sz w:val="24"/>
          <w:szCs w:val="24"/>
          <w:lang w:val="mn-MN"/>
        </w:rPr>
      </w:pPr>
    </w:p>
    <w:p w14:paraId="39CF7EA9" w14:textId="2F8326BD" w:rsidR="00060974" w:rsidRDefault="00060974" w:rsidP="00F87768">
      <w:pPr>
        <w:spacing w:after="0"/>
        <w:rPr>
          <w:rFonts w:ascii="Consolas" w:hAnsi="Consolas" w:cs="Consolas"/>
          <w:b/>
          <w:sz w:val="24"/>
          <w:szCs w:val="24"/>
          <w:lang w:val="mn-MN"/>
        </w:rPr>
      </w:pPr>
      <w:r>
        <w:rPr>
          <w:rFonts w:ascii="Consolas" w:hAnsi="Consolas" w:cs="Consolas"/>
          <w:b/>
          <w:sz w:val="24"/>
          <w:szCs w:val="24"/>
          <w:lang w:val="mn-MN"/>
        </w:rPr>
        <w:t>13 хичээл 12,00 дуусав</w:t>
      </w:r>
    </w:p>
    <w:p w14:paraId="5562F87A" w14:textId="3F6A48B7" w:rsidR="007C6766" w:rsidRDefault="007C6766" w:rsidP="007C6766">
      <w:pPr>
        <w:spacing w:after="0"/>
        <w:rPr>
          <w:rFonts w:ascii="Consolas" w:hAnsi="Consolas" w:cs="Consolas"/>
          <w:b/>
          <w:sz w:val="24"/>
          <w:szCs w:val="24"/>
        </w:rPr>
      </w:pPr>
      <w:proofErr w:type="spellStart"/>
      <w:r>
        <w:rPr>
          <w:rFonts w:ascii="Consolas" w:hAnsi="Consolas" w:cs="Consolas"/>
          <w:b/>
          <w:sz w:val="24"/>
          <w:szCs w:val="24"/>
        </w:rPr>
        <w:t>Function.php</w:t>
      </w:r>
      <w:proofErr w:type="spellEnd"/>
      <w:r>
        <w:rPr>
          <w:rFonts w:ascii="Consolas" w:hAnsi="Consolas" w:cs="Consolas"/>
          <w:b/>
          <w:sz w:val="24"/>
          <w:szCs w:val="24"/>
        </w:rPr>
        <w:t xml:space="preserve"> </w:t>
      </w:r>
    </w:p>
    <w:p w14:paraId="27A65C44" w14:textId="77777777" w:rsidR="007C6766" w:rsidRPr="007C6766" w:rsidRDefault="007C6766" w:rsidP="007C6766">
      <w:pPr>
        <w:spacing w:after="0"/>
        <w:rPr>
          <w:rFonts w:ascii="Consolas" w:hAnsi="Consolas" w:cs="Consolas"/>
          <w:b/>
          <w:sz w:val="24"/>
          <w:szCs w:val="24"/>
        </w:rPr>
      </w:pPr>
      <w:r w:rsidRPr="007C6766">
        <w:rPr>
          <w:rFonts w:ascii="Consolas" w:hAnsi="Consolas" w:cs="Consolas"/>
          <w:b/>
          <w:sz w:val="24"/>
          <w:szCs w:val="24"/>
        </w:rPr>
        <w:t>/*</w:t>
      </w:r>
    </w:p>
    <w:p w14:paraId="342E6F80" w14:textId="77777777" w:rsidR="007C6766" w:rsidRPr="007C6766" w:rsidRDefault="007C6766" w:rsidP="007C6766">
      <w:pPr>
        <w:spacing w:after="0"/>
        <w:rPr>
          <w:rFonts w:ascii="Consolas" w:hAnsi="Consolas" w:cs="Consolas"/>
          <w:b/>
          <w:sz w:val="24"/>
          <w:szCs w:val="24"/>
        </w:rPr>
      </w:pPr>
      <w:r w:rsidRPr="007C6766">
        <w:rPr>
          <w:rFonts w:ascii="Consolas" w:hAnsi="Consolas" w:cs="Consolas"/>
          <w:b/>
          <w:sz w:val="24"/>
          <w:szCs w:val="24"/>
        </w:rPr>
        <w:tab/>
        <w:t>Slider</w:t>
      </w:r>
    </w:p>
    <w:p w14:paraId="74785052" w14:textId="77777777" w:rsidR="007C6766" w:rsidRPr="007C6766" w:rsidRDefault="007C6766" w:rsidP="007C6766">
      <w:pPr>
        <w:spacing w:after="0"/>
        <w:rPr>
          <w:rFonts w:ascii="Consolas" w:hAnsi="Consolas" w:cs="Consolas"/>
          <w:b/>
          <w:sz w:val="24"/>
          <w:szCs w:val="24"/>
        </w:rPr>
      </w:pPr>
      <w:r w:rsidRPr="007C6766">
        <w:rPr>
          <w:rFonts w:ascii="Consolas" w:hAnsi="Consolas" w:cs="Consolas"/>
          <w:b/>
          <w:sz w:val="24"/>
          <w:szCs w:val="24"/>
        </w:rPr>
        <w:t xml:space="preserve">*/ </w:t>
      </w:r>
    </w:p>
    <w:p w14:paraId="46AE5D4A" w14:textId="77777777" w:rsidR="007C6766" w:rsidRPr="007C6766" w:rsidRDefault="007C6766" w:rsidP="007C6766">
      <w:pPr>
        <w:spacing w:after="0"/>
        <w:rPr>
          <w:rFonts w:ascii="Consolas" w:hAnsi="Consolas" w:cs="Consolas"/>
          <w:bCs/>
          <w:sz w:val="24"/>
          <w:szCs w:val="24"/>
        </w:rPr>
      </w:pPr>
      <w:proofErr w:type="spellStart"/>
      <w:r w:rsidRPr="007C6766">
        <w:rPr>
          <w:rFonts w:ascii="Consolas" w:hAnsi="Consolas" w:cs="Consolas"/>
          <w:bCs/>
          <w:sz w:val="24"/>
          <w:szCs w:val="24"/>
        </w:rPr>
        <w:t>add_</w:t>
      </w:r>
      <w:proofErr w:type="gramStart"/>
      <w:r w:rsidRPr="007C6766">
        <w:rPr>
          <w:rFonts w:ascii="Consolas" w:hAnsi="Consolas" w:cs="Consolas"/>
          <w:bCs/>
          <w:sz w:val="24"/>
          <w:szCs w:val="24"/>
        </w:rPr>
        <w:t>action</w:t>
      </w:r>
      <w:proofErr w:type="spellEnd"/>
      <w:r w:rsidRPr="007C6766">
        <w:rPr>
          <w:rFonts w:ascii="Consolas" w:hAnsi="Consolas" w:cs="Consolas"/>
          <w:bCs/>
          <w:sz w:val="24"/>
          <w:szCs w:val="24"/>
        </w:rPr>
        <w:t>(</w:t>
      </w:r>
      <w:proofErr w:type="gramEnd"/>
      <w:r w:rsidRPr="007C6766">
        <w:rPr>
          <w:rFonts w:ascii="Consolas" w:hAnsi="Consolas" w:cs="Consolas"/>
          <w:bCs/>
          <w:sz w:val="24"/>
          <w:szCs w:val="24"/>
        </w:rPr>
        <w:t>'</w:t>
      </w:r>
      <w:proofErr w:type="spellStart"/>
      <w:r w:rsidRPr="007C6766">
        <w:rPr>
          <w:rFonts w:ascii="Consolas" w:hAnsi="Consolas" w:cs="Consolas"/>
          <w:bCs/>
          <w:sz w:val="24"/>
          <w:szCs w:val="24"/>
        </w:rPr>
        <w:t>init</w:t>
      </w:r>
      <w:proofErr w:type="spellEnd"/>
      <w:r w:rsidRPr="007C6766">
        <w:rPr>
          <w:rFonts w:ascii="Consolas" w:hAnsi="Consolas" w:cs="Consolas"/>
          <w:bCs/>
          <w:sz w:val="24"/>
          <w:szCs w:val="24"/>
        </w:rPr>
        <w:t>', '</w:t>
      </w:r>
      <w:proofErr w:type="spellStart"/>
      <w:r w:rsidRPr="007C6766">
        <w:rPr>
          <w:rFonts w:ascii="Consolas" w:hAnsi="Consolas" w:cs="Consolas"/>
          <w:bCs/>
          <w:sz w:val="24"/>
          <w:szCs w:val="24"/>
        </w:rPr>
        <w:t>create_Slider</w:t>
      </w:r>
      <w:proofErr w:type="spellEnd"/>
      <w:r w:rsidRPr="007C6766">
        <w:rPr>
          <w:rFonts w:ascii="Consolas" w:hAnsi="Consolas" w:cs="Consolas"/>
          <w:bCs/>
          <w:sz w:val="24"/>
          <w:szCs w:val="24"/>
        </w:rPr>
        <w:t>');</w:t>
      </w:r>
    </w:p>
    <w:p w14:paraId="2A3DB155"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function </w:t>
      </w:r>
      <w:proofErr w:type="spellStart"/>
      <w:r w:rsidRPr="007C6766">
        <w:rPr>
          <w:rFonts w:ascii="Consolas" w:hAnsi="Consolas" w:cs="Consolas"/>
          <w:bCs/>
          <w:sz w:val="24"/>
          <w:szCs w:val="24"/>
        </w:rPr>
        <w:t>create_</w:t>
      </w:r>
      <w:proofErr w:type="gramStart"/>
      <w:r w:rsidRPr="007C6766">
        <w:rPr>
          <w:rFonts w:ascii="Consolas" w:hAnsi="Consolas" w:cs="Consolas"/>
          <w:bCs/>
          <w:sz w:val="24"/>
          <w:szCs w:val="24"/>
        </w:rPr>
        <w:t>Slider</w:t>
      </w:r>
      <w:proofErr w:type="spellEnd"/>
      <w:r w:rsidRPr="007C6766">
        <w:rPr>
          <w:rFonts w:ascii="Consolas" w:hAnsi="Consolas" w:cs="Consolas"/>
          <w:bCs/>
          <w:sz w:val="24"/>
          <w:szCs w:val="24"/>
        </w:rPr>
        <w:t>(</w:t>
      </w:r>
      <w:proofErr w:type="gramEnd"/>
      <w:r w:rsidRPr="007C6766">
        <w:rPr>
          <w:rFonts w:ascii="Consolas" w:hAnsi="Consolas" w:cs="Consolas"/>
          <w:bCs/>
          <w:sz w:val="24"/>
          <w:szCs w:val="24"/>
        </w:rPr>
        <w:t>) {</w:t>
      </w:r>
    </w:p>
    <w:p w14:paraId="1BC8CE5E"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feature_args</w:t>
      </w:r>
      <w:proofErr w:type="spellEnd"/>
      <w:r w:rsidRPr="007C6766">
        <w:rPr>
          <w:rFonts w:ascii="Consolas" w:hAnsi="Consolas" w:cs="Consolas"/>
          <w:bCs/>
          <w:sz w:val="24"/>
          <w:szCs w:val="24"/>
        </w:rPr>
        <w:t xml:space="preserve"> = </w:t>
      </w:r>
      <w:proofErr w:type="gramStart"/>
      <w:r w:rsidRPr="007C6766">
        <w:rPr>
          <w:rFonts w:ascii="Consolas" w:hAnsi="Consolas" w:cs="Consolas"/>
          <w:bCs/>
          <w:sz w:val="24"/>
          <w:szCs w:val="24"/>
        </w:rPr>
        <w:t>array(</w:t>
      </w:r>
      <w:proofErr w:type="gramEnd"/>
    </w:p>
    <w:p w14:paraId="01A1A061"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'labels' =&gt; </w:t>
      </w:r>
      <w:proofErr w:type="gramStart"/>
      <w:r w:rsidRPr="007C6766">
        <w:rPr>
          <w:rFonts w:ascii="Consolas" w:hAnsi="Consolas" w:cs="Consolas"/>
          <w:bCs/>
          <w:sz w:val="24"/>
          <w:szCs w:val="24"/>
        </w:rPr>
        <w:t>array(</w:t>
      </w:r>
      <w:proofErr w:type="gramEnd"/>
    </w:p>
    <w:p w14:paraId="30924D81"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'name'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Slider' ),</w:t>
      </w:r>
    </w:p>
    <w:p w14:paraId="77B42467"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signular_name</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Slider' ),</w:t>
      </w:r>
    </w:p>
    <w:p w14:paraId="54E58741"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add_new</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Add New Slider' ),</w:t>
      </w:r>
    </w:p>
    <w:p w14:paraId="0482A634"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add_new_item</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Add New Slider' ),</w:t>
      </w:r>
    </w:p>
    <w:p w14:paraId="232EC759"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edit_item</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Edit Slider' ),</w:t>
      </w:r>
    </w:p>
    <w:p w14:paraId="54A26C7C"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new_item</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Add New Slider'  ),</w:t>
      </w:r>
    </w:p>
    <w:p w14:paraId="7628B200"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view_item</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View Slider' ),</w:t>
      </w:r>
    </w:p>
    <w:p w14:paraId="1241ABDB"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search_items</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Search Slider' ),</w:t>
      </w:r>
    </w:p>
    <w:p w14:paraId="7C6A9BCA"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not_found</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Not Slider found' ),</w:t>
      </w:r>
    </w:p>
    <w:p w14:paraId="20E78D2B"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not_found_in_trash</w:t>
      </w:r>
      <w:proofErr w:type="spellEnd"/>
      <w:r w:rsidRPr="007C6766">
        <w:rPr>
          <w:rFonts w:ascii="Consolas" w:hAnsi="Consolas" w:cs="Consolas"/>
          <w:bCs/>
          <w:sz w:val="24"/>
          <w:szCs w:val="24"/>
        </w:rPr>
        <w:t>' =&gt; _</w:t>
      </w:r>
      <w:proofErr w:type="gramStart"/>
      <w:r w:rsidRPr="007C6766">
        <w:rPr>
          <w:rFonts w:ascii="Consolas" w:hAnsi="Consolas" w:cs="Consolas"/>
          <w:bCs/>
          <w:sz w:val="24"/>
          <w:szCs w:val="24"/>
        </w:rPr>
        <w:t>_( '</w:t>
      </w:r>
      <w:proofErr w:type="gramEnd"/>
      <w:r w:rsidRPr="007C6766">
        <w:rPr>
          <w:rFonts w:ascii="Consolas" w:hAnsi="Consolas" w:cs="Consolas"/>
          <w:bCs/>
          <w:sz w:val="24"/>
          <w:szCs w:val="24"/>
        </w:rPr>
        <w:t>Not Slider found in Trash' ),</w:t>
      </w:r>
    </w:p>
    <w:p w14:paraId="6E1F7CF7"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
    <w:p w14:paraId="490A0179"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'public' =&gt; true,</w:t>
      </w:r>
    </w:p>
    <w:p w14:paraId="1FE74E9C"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show_ui</w:t>
      </w:r>
      <w:proofErr w:type="spellEnd"/>
      <w:r w:rsidRPr="007C6766">
        <w:rPr>
          <w:rFonts w:ascii="Consolas" w:hAnsi="Consolas" w:cs="Consolas"/>
          <w:bCs/>
          <w:sz w:val="24"/>
          <w:szCs w:val="24"/>
        </w:rPr>
        <w:t>' =&gt; true,</w:t>
      </w:r>
    </w:p>
    <w:p w14:paraId="07BF6D60"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capability_type</w:t>
      </w:r>
      <w:proofErr w:type="spellEnd"/>
      <w:r w:rsidRPr="007C6766">
        <w:rPr>
          <w:rFonts w:ascii="Consolas" w:hAnsi="Consolas" w:cs="Consolas"/>
          <w:bCs/>
          <w:sz w:val="24"/>
          <w:szCs w:val="24"/>
        </w:rPr>
        <w:t>' =&gt; 'post',</w:t>
      </w:r>
    </w:p>
    <w:p w14:paraId="55D39FEA"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ab/>
      </w:r>
      <w:r w:rsidRPr="007C6766">
        <w:rPr>
          <w:rFonts w:ascii="Consolas" w:hAnsi="Consolas" w:cs="Consolas"/>
          <w:bCs/>
          <w:sz w:val="24"/>
          <w:szCs w:val="24"/>
        </w:rPr>
        <w:tab/>
        <w:t>'hierarchical' =&gt; false,</w:t>
      </w:r>
    </w:p>
    <w:p w14:paraId="32AABC02"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'rewrite' =&gt; true,</w:t>
      </w:r>
    </w:p>
    <w:p w14:paraId="5AFB770F"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roofErr w:type="spellStart"/>
      <w:r w:rsidRPr="007C6766">
        <w:rPr>
          <w:rFonts w:ascii="Consolas" w:hAnsi="Consolas" w:cs="Consolas"/>
          <w:bCs/>
          <w:sz w:val="24"/>
          <w:szCs w:val="24"/>
        </w:rPr>
        <w:t>menu_position</w:t>
      </w:r>
      <w:proofErr w:type="spellEnd"/>
      <w:r w:rsidRPr="007C6766">
        <w:rPr>
          <w:rFonts w:ascii="Consolas" w:hAnsi="Consolas" w:cs="Consolas"/>
          <w:bCs/>
          <w:sz w:val="24"/>
          <w:szCs w:val="24"/>
        </w:rPr>
        <w:t>' =&gt; 20,</w:t>
      </w:r>
    </w:p>
    <w:p w14:paraId="7C136E96"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'supports' =&gt; </w:t>
      </w:r>
      <w:proofErr w:type="gramStart"/>
      <w:r w:rsidRPr="007C6766">
        <w:rPr>
          <w:rFonts w:ascii="Consolas" w:hAnsi="Consolas" w:cs="Consolas"/>
          <w:bCs/>
          <w:sz w:val="24"/>
          <w:szCs w:val="24"/>
        </w:rPr>
        <w:t>array(</w:t>
      </w:r>
      <w:proofErr w:type="gramEnd"/>
      <w:r w:rsidRPr="007C6766">
        <w:rPr>
          <w:rFonts w:ascii="Consolas" w:hAnsi="Consolas" w:cs="Consolas"/>
          <w:bCs/>
          <w:sz w:val="24"/>
          <w:szCs w:val="24"/>
        </w:rPr>
        <w:t>'title', 'thumbnail')</w:t>
      </w:r>
    </w:p>
    <w:p w14:paraId="10865F2A"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 xml:space="preserve">        );</w:t>
      </w:r>
    </w:p>
    <w:p w14:paraId="0DFD8CAD" w14:textId="77777777"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lastRenderedPageBreak/>
        <w:t xml:space="preserve">        </w:t>
      </w:r>
      <w:proofErr w:type="spellStart"/>
      <w:r w:rsidRPr="007C6766">
        <w:rPr>
          <w:rFonts w:ascii="Consolas" w:hAnsi="Consolas" w:cs="Consolas"/>
          <w:bCs/>
          <w:sz w:val="24"/>
          <w:szCs w:val="24"/>
        </w:rPr>
        <w:t>register_post_type</w:t>
      </w:r>
      <w:proofErr w:type="spellEnd"/>
      <w:r w:rsidRPr="007C6766">
        <w:rPr>
          <w:rFonts w:ascii="Consolas" w:hAnsi="Consolas" w:cs="Consolas"/>
          <w:bCs/>
          <w:sz w:val="24"/>
          <w:szCs w:val="24"/>
        </w:rPr>
        <w:t>('Slider</w:t>
      </w:r>
      <w:proofErr w:type="gramStart"/>
      <w:r w:rsidRPr="007C6766">
        <w:rPr>
          <w:rFonts w:ascii="Consolas" w:hAnsi="Consolas" w:cs="Consolas"/>
          <w:bCs/>
          <w:sz w:val="24"/>
          <w:szCs w:val="24"/>
        </w:rPr>
        <w:t>',$</w:t>
      </w:r>
      <w:proofErr w:type="spellStart"/>
      <w:proofErr w:type="gramEnd"/>
      <w:r w:rsidRPr="007C6766">
        <w:rPr>
          <w:rFonts w:ascii="Consolas" w:hAnsi="Consolas" w:cs="Consolas"/>
          <w:bCs/>
          <w:sz w:val="24"/>
          <w:szCs w:val="24"/>
        </w:rPr>
        <w:t>feature_args</w:t>
      </w:r>
      <w:proofErr w:type="spellEnd"/>
      <w:r w:rsidRPr="007C6766">
        <w:rPr>
          <w:rFonts w:ascii="Consolas" w:hAnsi="Consolas" w:cs="Consolas"/>
          <w:bCs/>
          <w:sz w:val="24"/>
          <w:szCs w:val="24"/>
        </w:rPr>
        <w:t>);</w:t>
      </w:r>
    </w:p>
    <w:p w14:paraId="6B747B6E" w14:textId="530A8816" w:rsidR="007C6766" w:rsidRPr="007C6766" w:rsidRDefault="007C6766" w:rsidP="007C6766">
      <w:pPr>
        <w:spacing w:after="0"/>
        <w:rPr>
          <w:rFonts w:ascii="Consolas" w:hAnsi="Consolas" w:cs="Consolas"/>
          <w:bCs/>
          <w:sz w:val="24"/>
          <w:szCs w:val="24"/>
        </w:rPr>
      </w:pPr>
      <w:r w:rsidRPr="007C6766">
        <w:rPr>
          <w:rFonts w:ascii="Consolas" w:hAnsi="Consolas" w:cs="Consolas"/>
          <w:bCs/>
          <w:sz w:val="24"/>
          <w:szCs w:val="24"/>
        </w:rPr>
        <w:t>}</w:t>
      </w:r>
    </w:p>
    <w:p w14:paraId="75021832" w14:textId="77777777" w:rsidR="007C6766" w:rsidRPr="007C6766" w:rsidRDefault="007C6766" w:rsidP="007C6766">
      <w:pPr>
        <w:spacing w:after="0"/>
        <w:rPr>
          <w:rFonts w:ascii="Consolas" w:hAnsi="Consolas" w:cs="Consolas"/>
          <w:bCs/>
          <w:sz w:val="24"/>
          <w:szCs w:val="24"/>
        </w:rPr>
      </w:pPr>
    </w:p>
    <w:p w14:paraId="71FCAC1B" w14:textId="05638145" w:rsidR="007C6766" w:rsidRPr="009A2955" w:rsidRDefault="007C6766" w:rsidP="007C6766">
      <w:pPr>
        <w:spacing w:after="0"/>
        <w:rPr>
          <w:rFonts w:ascii="Consolas" w:hAnsi="Consolas" w:cs="Consolas"/>
          <w:b/>
          <w:sz w:val="24"/>
          <w:szCs w:val="24"/>
        </w:rPr>
      </w:pPr>
      <w:proofErr w:type="spellStart"/>
      <w:r>
        <w:rPr>
          <w:rFonts w:ascii="Consolas" w:hAnsi="Consolas" w:cs="Consolas"/>
          <w:b/>
          <w:sz w:val="24"/>
          <w:szCs w:val="24"/>
        </w:rPr>
        <w:t>Index.php</w:t>
      </w:r>
      <w:proofErr w:type="spellEnd"/>
    </w:p>
    <w:p w14:paraId="1AAB6E55" w14:textId="4A4D0B21" w:rsidR="00FB5F21" w:rsidRPr="00FB5F21" w:rsidRDefault="00FB5F21" w:rsidP="00FB5F21">
      <w:pPr>
        <w:spacing w:after="0"/>
        <w:rPr>
          <w:rFonts w:ascii="Consolas" w:hAnsi="Consolas" w:cs="Consolas"/>
          <w:b/>
          <w:bCs/>
          <w:sz w:val="24"/>
          <w:szCs w:val="24"/>
          <w:lang w:val="mn-MN"/>
        </w:rPr>
      </w:pPr>
      <w:r w:rsidRPr="00FB5F21">
        <w:rPr>
          <w:rFonts w:ascii="Consolas" w:hAnsi="Consolas" w:cs="Consolas"/>
          <w:b/>
          <w:bCs/>
          <w:sz w:val="24"/>
          <w:szCs w:val="24"/>
          <w:lang w:val="mn-MN"/>
        </w:rPr>
        <w:t>&lt;!--</w:t>
      </w:r>
      <w:r>
        <w:rPr>
          <w:rFonts w:ascii="Consolas" w:hAnsi="Consolas" w:cs="Consolas"/>
          <w:b/>
          <w:bCs/>
          <w:sz w:val="24"/>
          <w:szCs w:val="24"/>
        </w:rPr>
        <w:t xml:space="preserve"> html</w:t>
      </w:r>
      <w:r w:rsidRPr="00FB5F21">
        <w:rPr>
          <w:rFonts w:ascii="Consolas" w:hAnsi="Consolas" w:cs="Consolas"/>
          <w:b/>
          <w:bCs/>
          <w:sz w:val="24"/>
          <w:szCs w:val="24"/>
          <w:lang w:val="mn-MN"/>
        </w:rPr>
        <w:t xml:space="preserve"> Slider эх </w:t>
      </w:r>
    </w:p>
    <w:p w14:paraId="3DB485D3" w14:textId="77777777" w:rsidR="00FB5F21" w:rsidRPr="00FB5F21" w:rsidRDefault="00FB5F21" w:rsidP="00FB5F21">
      <w:pPr>
        <w:spacing w:after="0"/>
        <w:rPr>
          <w:rFonts w:ascii="Consolas" w:hAnsi="Consolas" w:cs="Consolas"/>
          <w:sz w:val="24"/>
          <w:szCs w:val="24"/>
          <w:lang w:val="mn-MN"/>
        </w:rPr>
      </w:pPr>
      <w:r w:rsidRPr="00FB5F21">
        <w:rPr>
          <w:rFonts w:ascii="Consolas" w:hAnsi="Consolas" w:cs="Consolas"/>
          <w:sz w:val="24"/>
          <w:szCs w:val="24"/>
          <w:lang w:val="mn-MN"/>
        </w:rPr>
        <w:t>--------  Swiper  Navigation  ---------</w:t>
      </w:r>
    </w:p>
    <w:p w14:paraId="517ECC6A"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&lt;div class="slider"&gt;</w:t>
      </w:r>
    </w:p>
    <w:p w14:paraId="0874D368"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class="swiper-container"&gt;</w:t>
      </w:r>
    </w:p>
    <w:p w14:paraId="04DEE88B"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class="swiper-wrapper"&gt;</w:t>
      </w:r>
    </w:p>
    <w:p w14:paraId="768BD2F7"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class="swiper-slide"&gt;</w:t>
      </w:r>
    </w:p>
    <w:p w14:paraId="6D294FF4"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&lt;img src="image/pexels.jpg"&gt;</w:t>
      </w:r>
    </w:p>
    <w:p w14:paraId="64ED3827"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7B901B63"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class="swiper-slide"&gt;</w:t>
      </w:r>
    </w:p>
    <w:p w14:paraId="6277A265"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&lt;img src="image/pexel12.jpg"&gt;</w:t>
      </w:r>
    </w:p>
    <w:p w14:paraId="229DD93B"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1CA36C6D" w14:textId="77777777" w:rsidR="00FB5F21" w:rsidRPr="00FB5F21" w:rsidRDefault="00FB5F21" w:rsidP="00FB5F21">
      <w:pPr>
        <w:spacing w:after="0"/>
        <w:rPr>
          <w:rFonts w:ascii="Consolas" w:hAnsi="Consolas" w:cs="Consolas"/>
          <w:color w:val="385623" w:themeColor="accent6" w:themeShade="80"/>
          <w:sz w:val="24"/>
          <w:szCs w:val="24"/>
          <w:lang w:val="mn-MN"/>
        </w:rPr>
      </w:pPr>
    </w:p>
    <w:p w14:paraId="448349B8"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7BAFF38D"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Add Arrows</w:t>
      </w:r>
    </w:p>
    <w:p w14:paraId="281F7504"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class="swiper-button-next swiper-button-black"&gt;&lt;/div&gt;</w:t>
      </w:r>
    </w:p>
    <w:p w14:paraId="59D8D99E"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class="swiper-button-prev swiper-button-white"&gt;&lt;/div&gt;</w:t>
      </w:r>
    </w:p>
    <w:p w14:paraId="6F2160F5"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6E9179AF"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 --&gt;</w:t>
      </w:r>
    </w:p>
    <w:p w14:paraId="5DF610F4" w14:textId="77777777" w:rsidR="00FB5F21" w:rsidRPr="00FB5F21" w:rsidRDefault="00FB5F21" w:rsidP="00FB5F21">
      <w:pPr>
        <w:spacing w:after="0"/>
        <w:rPr>
          <w:rFonts w:ascii="Consolas" w:hAnsi="Consolas" w:cs="Consolas"/>
          <w:b/>
          <w:bCs/>
          <w:sz w:val="24"/>
          <w:szCs w:val="24"/>
          <w:lang w:val="mn-MN"/>
        </w:rPr>
      </w:pPr>
      <w:r w:rsidRPr="00FB5F21">
        <w:rPr>
          <w:rFonts w:ascii="Consolas" w:hAnsi="Consolas" w:cs="Consolas"/>
          <w:b/>
          <w:bCs/>
          <w:sz w:val="24"/>
          <w:szCs w:val="24"/>
          <w:lang w:val="mn-MN"/>
        </w:rPr>
        <w:t>&lt;!-- slider php code-той нь  --&gt;</w:t>
      </w:r>
    </w:p>
    <w:p w14:paraId="43F54D83" w14:textId="77777777" w:rsidR="00FB5F21" w:rsidRPr="00FB5F21" w:rsidRDefault="00FB5F21" w:rsidP="00FB5F21">
      <w:pPr>
        <w:spacing w:after="0"/>
        <w:rPr>
          <w:rFonts w:ascii="Consolas" w:hAnsi="Consolas" w:cs="Consolas"/>
          <w:b/>
          <w:bCs/>
          <w:sz w:val="24"/>
          <w:szCs w:val="24"/>
          <w:lang w:val="mn-MN"/>
        </w:rPr>
      </w:pPr>
      <w:r w:rsidRPr="00FB5F21">
        <w:rPr>
          <w:rFonts w:ascii="Consolas" w:hAnsi="Consolas" w:cs="Consolas"/>
          <w:b/>
          <w:bCs/>
          <w:sz w:val="24"/>
          <w:szCs w:val="24"/>
          <w:lang w:val="mn-MN"/>
        </w:rPr>
        <w:t>&lt;!-- энэ бол Post type ашиглаад ангилал үүсгээд тэгээд дэлгэцэн буюу нүүр  дээр slider гаргаж ирэх  --&gt;</w:t>
      </w:r>
    </w:p>
    <w:p w14:paraId="34AB7182" w14:textId="77777777" w:rsidR="00FB5F21" w:rsidRPr="00FB5F21" w:rsidRDefault="00FB5F21" w:rsidP="00FB5F21">
      <w:pPr>
        <w:spacing w:after="0"/>
        <w:rPr>
          <w:rFonts w:ascii="Consolas" w:hAnsi="Consolas" w:cs="Consolas"/>
          <w:sz w:val="24"/>
          <w:szCs w:val="24"/>
          <w:lang w:val="mn-MN"/>
        </w:rPr>
      </w:pPr>
      <w:r w:rsidRPr="00FB5F21">
        <w:rPr>
          <w:rFonts w:ascii="Consolas" w:hAnsi="Consolas" w:cs="Consolas"/>
          <w:sz w:val="24"/>
          <w:szCs w:val="24"/>
          <w:lang w:val="mn-MN"/>
        </w:rPr>
        <w:t>&lt;!-- slider --&gt;</w:t>
      </w:r>
    </w:p>
    <w:p w14:paraId="302E56AE"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&lt;div class="slider"&gt;</w:t>
      </w:r>
    </w:p>
    <w:p w14:paraId="7CC00B80"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class="swiper-container"&gt;</w:t>
      </w:r>
    </w:p>
    <w:p w14:paraId="6E8639D7"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class="swiper-wrapper"&gt;</w:t>
      </w:r>
    </w:p>
    <w:p w14:paraId="2E65CF30" w14:textId="77777777" w:rsidR="00FB5F21" w:rsidRPr="00FB5F21" w:rsidRDefault="00FB5F21" w:rsidP="00FB5F21">
      <w:pPr>
        <w:spacing w:after="0"/>
        <w:rPr>
          <w:rFonts w:ascii="Consolas" w:hAnsi="Consolas" w:cs="Consolas"/>
          <w:sz w:val="24"/>
          <w:szCs w:val="24"/>
          <w:lang w:val="mn-MN"/>
        </w:rPr>
      </w:pPr>
      <w:r w:rsidRPr="00FB5F21">
        <w:rPr>
          <w:rFonts w:ascii="Consolas" w:hAnsi="Consolas" w:cs="Consolas"/>
          <w:sz w:val="24"/>
          <w:szCs w:val="24"/>
          <w:lang w:val="mn-MN"/>
        </w:rPr>
        <w:t xml:space="preserve">        &lt;!--  Энэний гадна давталт эхлэх болно --&gt;</w:t>
      </w:r>
    </w:p>
    <w:p w14:paraId="12CA3570"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&lt;?php </w:t>
      </w:r>
    </w:p>
    <w:p w14:paraId="7270CAB9"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ab/>
      </w:r>
      <w:r w:rsidRPr="00FB5F21">
        <w:rPr>
          <w:rFonts w:ascii="Consolas" w:hAnsi="Consolas" w:cs="Consolas"/>
          <w:color w:val="FF0000"/>
          <w:sz w:val="24"/>
          <w:szCs w:val="24"/>
          <w:lang w:val="mn-MN"/>
        </w:rPr>
        <w:tab/>
        <w:t>// 'angilal' =&gt; 'test-angilal-2',</w:t>
      </w:r>
    </w:p>
    <w:p w14:paraId="6C1E0E85"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$args = array( 'post_type' =&gt; 'Slider', 'post_per_page' =&gt; 5, 'order' =&gt; 'ASC',);</w:t>
      </w:r>
    </w:p>
    <w:p w14:paraId="581FF322"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$loop = new WP_Query( $args );</w:t>
      </w:r>
    </w:p>
    <w:p w14:paraId="5CBF5211"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while ( $loop-&gt;have_posts() ) : $loop-&gt;the_post();</w:t>
      </w:r>
    </w:p>
    <w:p w14:paraId="32BC338A" w14:textId="68A68BF7" w:rsid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?&gt;</w:t>
      </w:r>
    </w:p>
    <w:p w14:paraId="3D639A2B" w14:textId="707925EA" w:rsidR="00FB5F21" w:rsidRPr="00FB5F21" w:rsidRDefault="00FB5F21" w:rsidP="00FB5F21">
      <w:pPr>
        <w:spacing w:after="0"/>
        <w:rPr>
          <w:rFonts w:ascii="Consolas" w:hAnsi="Consolas" w:cs="Consolas"/>
          <w:sz w:val="24"/>
          <w:szCs w:val="24"/>
        </w:rPr>
      </w:pPr>
      <w:r w:rsidRPr="00FB5F21">
        <w:rPr>
          <w:rFonts w:ascii="Consolas" w:hAnsi="Consolas" w:cs="Consolas"/>
          <w:sz w:val="24"/>
          <w:szCs w:val="24"/>
        </w:rPr>
        <w:t xml:space="preserve">// </w:t>
      </w:r>
      <w:proofErr w:type="gramStart"/>
      <w:r>
        <w:rPr>
          <w:rFonts w:ascii="Consolas" w:hAnsi="Consolas" w:cs="Consolas"/>
          <w:sz w:val="24"/>
          <w:szCs w:val="24"/>
        </w:rPr>
        <w:t>1</w:t>
      </w:r>
      <w:r w:rsidRPr="00FB5F21">
        <w:rPr>
          <w:rFonts w:ascii="Consolas" w:hAnsi="Consolas" w:cs="Consolas"/>
          <w:sz w:val="24"/>
          <w:szCs w:val="24"/>
        </w:rPr>
        <w:t>.</w:t>
      </w:r>
      <w:r w:rsidRPr="00FB5F21">
        <w:rPr>
          <w:rFonts w:ascii="Consolas" w:hAnsi="Consolas" w:cs="Consolas"/>
          <w:sz w:val="24"/>
          <w:szCs w:val="24"/>
          <w:lang w:val="mn-MN"/>
        </w:rPr>
        <w:t>дахь</w:t>
      </w:r>
      <w:proofErr w:type="gramEnd"/>
      <w:r w:rsidRPr="00FB5F21">
        <w:rPr>
          <w:rFonts w:ascii="Consolas" w:hAnsi="Consolas" w:cs="Consolas"/>
          <w:sz w:val="24"/>
          <w:szCs w:val="24"/>
          <w:lang w:val="mn-MN"/>
        </w:rPr>
        <w:t xml:space="preserve"> </w:t>
      </w:r>
      <w:r w:rsidRPr="00FB5F21">
        <w:rPr>
          <w:rFonts w:ascii="Consolas" w:hAnsi="Consolas" w:cs="Consolas"/>
          <w:sz w:val="24"/>
          <w:szCs w:val="24"/>
        </w:rPr>
        <w:t>slide</w:t>
      </w:r>
    </w:p>
    <w:p w14:paraId="58548448" w14:textId="77777777" w:rsidR="00FB5F21" w:rsidRPr="00FB5F21" w:rsidRDefault="00FB5F21" w:rsidP="00FB5F21">
      <w:pPr>
        <w:spacing w:after="0"/>
        <w:rPr>
          <w:rFonts w:ascii="Consolas" w:hAnsi="Consolas" w:cs="Consolas"/>
          <w:color w:val="FF0000"/>
          <w:sz w:val="24"/>
          <w:szCs w:val="24"/>
          <w:lang w:val="mn-MN"/>
        </w:rPr>
      </w:pPr>
    </w:p>
    <w:p w14:paraId="7911F50B"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class="swiper-slide"&gt;</w:t>
      </w:r>
    </w:p>
    <w:p w14:paraId="40F2A4E0"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&lt;?php</w:t>
      </w:r>
    </w:p>
    <w:p w14:paraId="37AC0536"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$thumb_id = get_post_thumbnail_id();</w:t>
      </w:r>
    </w:p>
    <w:p w14:paraId="5D50A84E"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$thumb_url = wp_get_attachment_image_src($thumb_id, 'full', true);</w:t>
      </w:r>
    </w:p>
    <w:p w14:paraId="7A55A14F"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?&gt;</w:t>
      </w:r>
    </w:p>
    <w:p w14:paraId="421A3FE5" w14:textId="77777777" w:rsidR="00FB5F21" w:rsidRPr="00FB5F21" w:rsidRDefault="00FB5F21" w:rsidP="00FB5F21">
      <w:pPr>
        <w:spacing w:after="0"/>
        <w:rPr>
          <w:rFonts w:ascii="Consolas" w:hAnsi="Consolas" w:cs="Consolas"/>
          <w:color w:val="FF0000"/>
          <w:sz w:val="24"/>
          <w:szCs w:val="24"/>
          <w:lang w:val="mn-MN"/>
        </w:rPr>
      </w:pPr>
      <w:r w:rsidRPr="00FB5F21">
        <w:rPr>
          <w:rFonts w:ascii="Consolas" w:hAnsi="Consolas" w:cs="Consolas"/>
          <w:color w:val="FF0000"/>
          <w:sz w:val="24"/>
          <w:szCs w:val="24"/>
          <w:lang w:val="mn-MN"/>
        </w:rPr>
        <w:t xml:space="preserve">                &lt;img src="&lt;?php echo $thumb_url[0] ?&gt;"&gt;</w:t>
      </w:r>
    </w:p>
    <w:p w14:paraId="04121920" w14:textId="0A6EB969" w:rsid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27B93189" w14:textId="77777777" w:rsidR="00FB5F21" w:rsidRPr="00E96B1C" w:rsidRDefault="00FB5F21" w:rsidP="00FB5F21">
      <w:pPr>
        <w:spacing w:after="0"/>
        <w:rPr>
          <w:rFonts w:ascii="Consolas" w:hAnsi="Consolas" w:cs="Consolas"/>
          <w:b/>
          <w:bCs/>
          <w:color w:val="385623" w:themeColor="accent6" w:themeShade="80"/>
          <w:sz w:val="24"/>
          <w:szCs w:val="24"/>
          <w:lang w:val="mn-MN"/>
        </w:rPr>
      </w:pPr>
      <w:r w:rsidRPr="00E96B1C">
        <w:rPr>
          <w:rFonts w:ascii="Consolas" w:hAnsi="Consolas" w:cs="Consolas"/>
          <w:b/>
          <w:bCs/>
          <w:color w:val="385623" w:themeColor="accent6" w:themeShade="80"/>
          <w:sz w:val="24"/>
          <w:szCs w:val="24"/>
          <w:lang w:val="mn-MN"/>
        </w:rPr>
        <w:lastRenderedPageBreak/>
        <w:t xml:space="preserve">         </w:t>
      </w:r>
      <w:r w:rsidRPr="00E96B1C">
        <w:rPr>
          <w:rFonts w:ascii="Consolas" w:hAnsi="Consolas" w:cs="Consolas"/>
          <w:b/>
          <w:bCs/>
          <w:sz w:val="24"/>
          <w:szCs w:val="24"/>
          <w:lang w:val="mn-MN"/>
        </w:rPr>
        <w:t>&lt;!--  Энд давталт төгсөх болно. --&gt;</w:t>
      </w:r>
    </w:p>
    <w:p w14:paraId="06AE2506" w14:textId="77777777" w:rsidR="00FB5F21" w:rsidRPr="00E96B1C" w:rsidRDefault="00FB5F21" w:rsidP="00FB5F21">
      <w:pPr>
        <w:spacing w:after="0"/>
        <w:rPr>
          <w:rFonts w:ascii="Consolas" w:hAnsi="Consolas" w:cs="Consolas"/>
          <w:color w:val="FF0000"/>
          <w:sz w:val="24"/>
          <w:szCs w:val="24"/>
          <w:lang w:val="mn-MN"/>
        </w:rPr>
      </w:pPr>
      <w:r w:rsidRPr="00E96B1C">
        <w:rPr>
          <w:rFonts w:ascii="Consolas" w:hAnsi="Consolas" w:cs="Consolas"/>
          <w:color w:val="FF0000"/>
          <w:sz w:val="24"/>
          <w:szCs w:val="24"/>
          <w:lang w:val="mn-MN"/>
        </w:rPr>
        <w:t xml:space="preserve">        &lt;?php endwhile; ?&gt;</w:t>
      </w:r>
    </w:p>
    <w:p w14:paraId="61CEF8E5" w14:textId="77777777" w:rsidR="00FB5F21" w:rsidRPr="00E96B1C" w:rsidRDefault="00FB5F21" w:rsidP="00FB5F21">
      <w:pPr>
        <w:spacing w:after="0"/>
        <w:rPr>
          <w:rFonts w:ascii="Consolas" w:hAnsi="Consolas" w:cs="Consolas"/>
          <w:color w:val="FF0000"/>
          <w:sz w:val="24"/>
          <w:szCs w:val="24"/>
          <w:lang w:val="mn-MN"/>
        </w:rPr>
      </w:pPr>
      <w:r w:rsidRPr="00E96B1C">
        <w:rPr>
          <w:rFonts w:ascii="Consolas" w:hAnsi="Consolas" w:cs="Consolas"/>
          <w:color w:val="FF0000"/>
          <w:sz w:val="24"/>
          <w:szCs w:val="24"/>
          <w:lang w:val="mn-MN"/>
        </w:rPr>
        <w:t xml:space="preserve">        &lt;?php wp_reset_query(); ?&gt;</w:t>
      </w:r>
    </w:p>
    <w:p w14:paraId="5C2F5F5A"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2069EAB2"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 Add Arrows --&gt;</w:t>
      </w:r>
    </w:p>
    <w:p w14:paraId="1A5D70D4"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class="swiper-button-next swiper-button-black"&gt;&lt;/div&gt;</w:t>
      </w:r>
    </w:p>
    <w:p w14:paraId="0DBE3768"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 class="swiper-button-prev swiper-button-white"&gt;&lt;/div&gt;</w:t>
      </w:r>
    </w:p>
    <w:p w14:paraId="556041B5" w14:textId="77777777" w:rsidR="00FB5F21"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6805395F" w14:textId="68C5AE0B" w:rsidR="009A2955" w:rsidRPr="00FB5F21" w:rsidRDefault="00FB5F21" w:rsidP="00FB5F21">
      <w:pPr>
        <w:spacing w:after="0"/>
        <w:rPr>
          <w:rFonts w:ascii="Consolas" w:hAnsi="Consolas" w:cs="Consolas"/>
          <w:color w:val="385623" w:themeColor="accent6" w:themeShade="80"/>
          <w:sz w:val="24"/>
          <w:szCs w:val="24"/>
          <w:lang w:val="mn-MN"/>
        </w:rPr>
      </w:pPr>
      <w:r w:rsidRPr="00FB5F21">
        <w:rPr>
          <w:rFonts w:ascii="Consolas" w:hAnsi="Consolas" w:cs="Consolas"/>
          <w:color w:val="385623" w:themeColor="accent6" w:themeShade="80"/>
          <w:sz w:val="24"/>
          <w:szCs w:val="24"/>
          <w:lang w:val="mn-MN"/>
        </w:rPr>
        <w:t xml:space="preserve">    &lt;/div&gt;</w:t>
      </w:r>
    </w:p>
    <w:p w14:paraId="0980750F" w14:textId="20176BFC" w:rsidR="009A2955" w:rsidRPr="00FB5F21" w:rsidRDefault="009A2955" w:rsidP="00345DDF">
      <w:pPr>
        <w:spacing w:after="0"/>
        <w:rPr>
          <w:rFonts w:ascii="Consolas" w:hAnsi="Consolas" w:cs="Consolas"/>
          <w:color w:val="FF0000"/>
          <w:sz w:val="24"/>
          <w:szCs w:val="24"/>
          <w:lang w:val="mn-MN"/>
        </w:rPr>
      </w:pPr>
    </w:p>
    <w:p w14:paraId="1EC064D7" w14:textId="77777777" w:rsidR="00E96B1C" w:rsidRPr="00E96B1C" w:rsidRDefault="00E96B1C" w:rsidP="00E96B1C">
      <w:pPr>
        <w:spacing w:after="0"/>
        <w:rPr>
          <w:rFonts w:ascii="Consolas" w:hAnsi="Consolas" w:cs="Consolas"/>
          <w:b/>
          <w:bCs/>
          <w:sz w:val="32"/>
          <w:szCs w:val="32"/>
        </w:rPr>
      </w:pPr>
      <w:proofErr w:type="gramStart"/>
      <w:r w:rsidRPr="00E96B1C">
        <w:rPr>
          <w:rFonts w:ascii="Consolas" w:hAnsi="Consolas" w:cs="Consolas"/>
          <w:b/>
          <w:bCs/>
          <w:sz w:val="32"/>
          <w:szCs w:val="32"/>
        </w:rPr>
        <w:t>&lt;!--</w:t>
      </w:r>
      <w:proofErr w:type="gramEnd"/>
      <w:r w:rsidRPr="00E96B1C">
        <w:rPr>
          <w:rFonts w:ascii="Consolas" w:hAnsi="Consolas" w:cs="Consolas"/>
          <w:b/>
          <w:bCs/>
          <w:sz w:val="32"/>
          <w:szCs w:val="32"/>
        </w:rPr>
        <w:t xml:space="preserve"> Swiper -</w:t>
      </w:r>
      <w:proofErr w:type="spellStart"/>
      <w:r w:rsidRPr="00E96B1C">
        <w:rPr>
          <w:rFonts w:ascii="Consolas" w:hAnsi="Consolas" w:cs="Consolas"/>
          <w:b/>
          <w:bCs/>
          <w:sz w:val="32"/>
          <w:szCs w:val="32"/>
        </w:rPr>
        <w:t>ын</w:t>
      </w:r>
      <w:proofErr w:type="spellEnd"/>
      <w:r w:rsidRPr="00E96B1C">
        <w:rPr>
          <w:rFonts w:ascii="Consolas" w:hAnsi="Consolas" w:cs="Consolas"/>
          <w:b/>
          <w:bCs/>
          <w:sz w:val="32"/>
          <w:szCs w:val="32"/>
        </w:rPr>
        <w:t xml:space="preserve"> </w:t>
      </w:r>
      <w:proofErr w:type="spellStart"/>
      <w:r w:rsidRPr="00E96B1C">
        <w:rPr>
          <w:rFonts w:ascii="Consolas" w:hAnsi="Consolas" w:cs="Consolas"/>
          <w:b/>
          <w:bCs/>
          <w:sz w:val="32"/>
          <w:szCs w:val="32"/>
        </w:rPr>
        <w:t>js</w:t>
      </w:r>
      <w:proofErr w:type="spellEnd"/>
      <w:r w:rsidRPr="00E96B1C">
        <w:rPr>
          <w:rFonts w:ascii="Consolas" w:hAnsi="Consolas" w:cs="Consolas"/>
          <w:b/>
          <w:bCs/>
          <w:sz w:val="32"/>
          <w:szCs w:val="32"/>
        </w:rPr>
        <w:t xml:space="preserve"> --&gt;</w:t>
      </w:r>
    </w:p>
    <w:p w14:paraId="55E955D5"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&lt;script </w:t>
      </w:r>
      <w:proofErr w:type="spellStart"/>
      <w:r w:rsidRPr="00E96B1C">
        <w:rPr>
          <w:rFonts w:ascii="Consolas" w:hAnsi="Consolas" w:cs="Consolas"/>
          <w:color w:val="385623" w:themeColor="accent6" w:themeShade="80"/>
          <w:sz w:val="24"/>
          <w:szCs w:val="24"/>
        </w:rPr>
        <w:t>src</w:t>
      </w:r>
      <w:proofErr w:type="spellEnd"/>
      <w:r w:rsidRPr="00E96B1C">
        <w:rPr>
          <w:rFonts w:ascii="Consolas" w:hAnsi="Consolas" w:cs="Consolas"/>
          <w:color w:val="385623" w:themeColor="accent6" w:themeShade="80"/>
          <w:sz w:val="24"/>
          <w:szCs w:val="24"/>
        </w:rPr>
        <w:t>="https://unpkg.com/swiper/swiper-bundle.min.js"&gt;&lt;/script&gt;</w:t>
      </w:r>
    </w:p>
    <w:p w14:paraId="738EC263" w14:textId="77777777" w:rsidR="00E96B1C" w:rsidRPr="00E96B1C" w:rsidRDefault="00E96B1C" w:rsidP="00E96B1C">
      <w:pPr>
        <w:spacing w:after="0"/>
        <w:rPr>
          <w:rFonts w:ascii="Consolas" w:hAnsi="Consolas" w:cs="Consolas"/>
          <w:color w:val="385623" w:themeColor="accent6" w:themeShade="80"/>
          <w:sz w:val="24"/>
          <w:szCs w:val="24"/>
        </w:rPr>
      </w:pPr>
    </w:p>
    <w:p w14:paraId="46C45364"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&lt;script&gt;</w:t>
      </w:r>
    </w:p>
    <w:p w14:paraId="74BFEDE1"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var swiper = new </w:t>
      </w:r>
      <w:proofErr w:type="gramStart"/>
      <w:r w:rsidRPr="00E96B1C">
        <w:rPr>
          <w:rFonts w:ascii="Consolas" w:hAnsi="Consolas" w:cs="Consolas"/>
          <w:color w:val="385623" w:themeColor="accent6" w:themeShade="80"/>
          <w:sz w:val="24"/>
          <w:szCs w:val="24"/>
        </w:rPr>
        <w:t>Swiper(</w:t>
      </w:r>
      <w:proofErr w:type="gramEnd"/>
      <w:r w:rsidRPr="00E96B1C">
        <w:rPr>
          <w:rFonts w:ascii="Consolas" w:hAnsi="Consolas" w:cs="Consolas"/>
          <w:color w:val="385623" w:themeColor="accent6" w:themeShade="80"/>
          <w:sz w:val="24"/>
          <w:szCs w:val="24"/>
        </w:rPr>
        <w:t>'.slider .swiper-container', {</w:t>
      </w:r>
    </w:p>
    <w:p w14:paraId="0215C6AE"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spaceBetween</w:t>
      </w:r>
      <w:proofErr w:type="spellEnd"/>
      <w:r w:rsidRPr="00E96B1C">
        <w:rPr>
          <w:rFonts w:ascii="Consolas" w:hAnsi="Consolas" w:cs="Consolas"/>
          <w:color w:val="385623" w:themeColor="accent6" w:themeShade="80"/>
          <w:sz w:val="24"/>
          <w:szCs w:val="24"/>
        </w:rPr>
        <w:t>: 30,</w:t>
      </w:r>
    </w:p>
    <w:p w14:paraId="1873B118"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centeredSlides</w:t>
      </w:r>
      <w:proofErr w:type="spellEnd"/>
      <w:r w:rsidRPr="00E96B1C">
        <w:rPr>
          <w:rFonts w:ascii="Consolas" w:hAnsi="Consolas" w:cs="Consolas"/>
          <w:color w:val="385623" w:themeColor="accent6" w:themeShade="80"/>
          <w:sz w:val="24"/>
          <w:szCs w:val="24"/>
        </w:rPr>
        <w:t>: true,</w:t>
      </w:r>
    </w:p>
    <w:p w14:paraId="295D9BD2"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autoplay</w:t>
      </w:r>
      <w:proofErr w:type="spellEnd"/>
      <w:r w:rsidRPr="00E96B1C">
        <w:rPr>
          <w:rFonts w:ascii="Consolas" w:hAnsi="Consolas" w:cs="Consolas"/>
          <w:color w:val="385623" w:themeColor="accent6" w:themeShade="80"/>
          <w:sz w:val="24"/>
          <w:szCs w:val="24"/>
        </w:rPr>
        <w:t>: {</w:t>
      </w:r>
    </w:p>
    <w:p w14:paraId="072F9751"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delay: 5500,</w:t>
      </w:r>
    </w:p>
    <w:p w14:paraId="47CCB19A"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disableOnInteraction</w:t>
      </w:r>
      <w:proofErr w:type="spellEnd"/>
      <w:r w:rsidRPr="00E96B1C">
        <w:rPr>
          <w:rFonts w:ascii="Consolas" w:hAnsi="Consolas" w:cs="Consolas"/>
          <w:color w:val="385623" w:themeColor="accent6" w:themeShade="80"/>
          <w:sz w:val="24"/>
          <w:szCs w:val="24"/>
        </w:rPr>
        <w:t>: false,</w:t>
      </w:r>
    </w:p>
    <w:p w14:paraId="12C63D1C"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
    <w:p w14:paraId="5A231EAE"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pagination: {</w:t>
      </w:r>
    </w:p>
    <w:p w14:paraId="105CEC4E"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el: </w:t>
      </w:r>
      <w:proofErr w:type="gramStart"/>
      <w:r w:rsidRPr="00E96B1C">
        <w:rPr>
          <w:rFonts w:ascii="Consolas" w:hAnsi="Consolas" w:cs="Consolas"/>
          <w:color w:val="385623" w:themeColor="accent6" w:themeShade="80"/>
          <w:sz w:val="24"/>
          <w:szCs w:val="24"/>
        </w:rPr>
        <w:t>'.swiper</w:t>
      </w:r>
      <w:proofErr w:type="gramEnd"/>
      <w:r w:rsidRPr="00E96B1C">
        <w:rPr>
          <w:rFonts w:ascii="Consolas" w:hAnsi="Consolas" w:cs="Consolas"/>
          <w:color w:val="385623" w:themeColor="accent6" w:themeShade="80"/>
          <w:sz w:val="24"/>
          <w:szCs w:val="24"/>
        </w:rPr>
        <w:t>-pagination',</w:t>
      </w:r>
    </w:p>
    <w:p w14:paraId="57E21FCF"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clickable: true,</w:t>
      </w:r>
    </w:p>
    <w:p w14:paraId="18EB403D"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
    <w:p w14:paraId="140C1730"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navigation: {</w:t>
      </w:r>
    </w:p>
    <w:p w14:paraId="2EE25AAA"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nextEl</w:t>
      </w:r>
      <w:proofErr w:type="spellEnd"/>
      <w:r w:rsidRPr="00E96B1C">
        <w:rPr>
          <w:rFonts w:ascii="Consolas" w:hAnsi="Consolas" w:cs="Consolas"/>
          <w:color w:val="385623" w:themeColor="accent6" w:themeShade="80"/>
          <w:sz w:val="24"/>
          <w:szCs w:val="24"/>
        </w:rPr>
        <w:t xml:space="preserve">: </w:t>
      </w:r>
      <w:proofErr w:type="gramStart"/>
      <w:r w:rsidRPr="00E96B1C">
        <w:rPr>
          <w:rFonts w:ascii="Consolas" w:hAnsi="Consolas" w:cs="Consolas"/>
          <w:color w:val="385623" w:themeColor="accent6" w:themeShade="80"/>
          <w:sz w:val="24"/>
          <w:szCs w:val="24"/>
        </w:rPr>
        <w:t>'.swiper</w:t>
      </w:r>
      <w:proofErr w:type="gramEnd"/>
      <w:r w:rsidRPr="00E96B1C">
        <w:rPr>
          <w:rFonts w:ascii="Consolas" w:hAnsi="Consolas" w:cs="Consolas"/>
          <w:color w:val="385623" w:themeColor="accent6" w:themeShade="80"/>
          <w:sz w:val="24"/>
          <w:szCs w:val="24"/>
        </w:rPr>
        <w:t>-button-next',</w:t>
      </w:r>
    </w:p>
    <w:p w14:paraId="3CBCF783"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roofErr w:type="spellStart"/>
      <w:r w:rsidRPr="00E96B1C">
        <w:rPr>
          <w:rFonts w:ascii="Consolas" w:hAnsi="Consolas" w:cs="Consolas"/>
          <w:color w:val="385623" w:themeColor="accent6" w:themeShade="80"/>
          <w:sz w:val="24"/>
          <w:szCs w:val="24"/>
        </w:rPr>
        <w:t>prevEl</w:t>
      </w:r>
      <w:proofErr w:type="spellEnd"/>
      <w:r w:rsidRPr="00E96B1C">
        <w:rPr>
          <w:rFonts w:ascii="Consolas" w:hAnsi="Consolas" w:cs="Consolas"/>
          <w:color w:val="385623" w:themeColor="accent6" w:themeShade="80"/>
          <w:sz w:val="24"/>
          <w:szCs w:val="24"/>
        </w:rPr>
        <w:t xml:space="preserve">: </w:t>
      </w:r>
      <w:proofErr w:type="gramStart"/>
      <w:r w:rsidRPr="00E96B1C">
        <w:rPr>
          <w:rFonts w:ascii="Consolas" w:hAnsi="Consolas" w:cs="Consolas"/>
          <w:color w:val="385623" w:themeColor="accent6" w:themeShade="80"/>
          <w:sz w:val="24"/>
          <w:szCs w:val="24"/>
        </w:rPr>
        <w:t>'.swiper</w:t>
      </w:r>
      <w:proofErr w:type="gramEnd"/>
      <w:r w:rsidRPr="00E96B1C">
        <w:rPr>
          <w:rFonts w:ascii="Consolas" w:hAnsi="Consolas" w:cs="Consolas"/>
          <w:color w:val="385623" w:themeColor="accent6" w:themeShade="80"/>
          <w:sz w:val="24"/>
          <w:szCs w:val="24"/>
        </w:rPr>
        <w:t>-button-</w:t>
      </w:r>
      <w:proofErr w:type="spellStart"/>
      <w:r w:rsidRPr="00E96B1C">
        <w:rPr>
          <w:rFonts w:ascii="Consolas" w:hAnsi="Consolas" w:cs="Consolas"/>
          <w:color w:val="385623" w:themeColor="accent6" w:themeShade="80"/>
          <w:sz w:val="24"/>
          <w:szCs w:val="24"/>
        </w:rPr>
        <w:t>prev</w:t>
      </w:r>
      <w:proofErr w:type="spellEnd"/>
      <w:r w:rsidRPr="00E96B1C">
        <w:rPr>
          <w:rFonts w:ascii="Consolas" w:hAnsi="Consolas" w:cs="Consolas"/>
          <w:color w:val="385623" w:themeColor="accent6" w:themeShade="80"/>
          <w:sz w:val="24"/>
          <w:szCs w:val="24"/>
        </w:rPr>
        <w:t>',</w:t>
      </w:r>
    </w:p>
    <w:p w14:paraId="38702891"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
    <w:p w14:paraId="41D1238F"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loop: true</w:t>
      </w:r>
    </w:p>
    <w:p w14:paraId="0F4DF979" w14:textId="77777777"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w:t>
      </w:r>
    </w:p>
    <w:p w14:paraId="70FE5CCD" w14:textId="7B2CDA40" w:rsid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color w:val="385623" w:themeColor="accent6" w:themeShade="80"/>
          <w:sz w:val="24"/>
          <w:szCs w:val="24"/>
        </w:rPr>
        <w:t xml:space="preserve">    &lt;/script&gt;</w:t>
      </w:r>
    </w:p>
    <w:p w14:paraId="02BDB706" w14:textId="4C88EB68" w:rsidR="00E96B1C" w:rsidRPr="00E96B1C" w:rsidRDefault="00E96B1C" w:rsidP="00E96B1C">
      <w:pPr>
        <w:spacing w:after="0"/>
        <w:rPr>
          <w:rFonts w:ascii="Consolas" w:hAnsi="Consolas" w:cs="Consolas"/>
          <w:color w:val="385623" w:themeColor="accent6" w:themeShade="80"/>
          <w:sz w:val="24"/>
          <w:szCs w:val="24"/>
        </w:rPr>
      </w:pPr>
      <w:r w:rsidRPr="00E96B1C">
        <w:rPr>
          <w:rFonts w:ascii="Consolas" w:hAnsi="Consolas" w:cs="Consolas"/>
          <w:b/>
          <w:bCs/>
          <w:color w:val="FF0000"/>
          <w:sz w:val="32"/>
          <w:szCs w:val="32"/>
        </w:rPr>
        <w:t xml:space="preserve">Slider </w:t>
      </w:r>
      <w:r>
        <w:rPr>
          <w:rFonts w:ascii="Consolas" w:hAnsi="Consolas" w:cs="Consolas"/>
          <w:b/>
          <w:bCs/>
          <w:color w:val="FF0000"/>
          <w:sz w:val="32"/>
          <w:szCs w:val="32"/>
          <w:lang w:val="mn-MN"/>
        </w:rPr>
        <w:t xml:space="preserve">дуусав </w:t>
      </w:r>
      <w:r>
        <w:rPr>
          <w:rFonts w:ascii="Consolas" w:hAnsi="Consolas" w:cs="Consolas"/>
          <w:color w:val="385623" w:themeColor="accent6" w:themeShade="80"/>
          <w:sz w:val="24"/>
          <w:szCs w:val="24"/>
        </w:rPr>
        <w:t>///////////////////////////////////////////////////</w:t>
      </w:r>
    </w:p>
    <w:p w14:paraId="16AAE545" w14:textId="77777777" w:rsidR="00620C0A" w:rsidRPr="00E35F62" w:rsidRDefault="00620C0A" w:rsidP="00345DDF">
      <w:pPr>
        <w:spacing w:after="0"/>
        <w:rPr>
          <w:rFonts w:ascii="Consolas" w:hAnsi="Consolas" w:cs="Consolas"/>
          <w:color w:val="385623" w:themeColor="accent6" w:themeShade="80"/>
          <w:sz w:val="24"/>
          <w:szCs w:val="24"/>
          <w:lang w:val="mn-MN"/>
        </w:rPr>
      </w:pPr>
    </w:p>
    <w:p w14:paraId="352A3925" w14:textId="77777777" w:rsidR="00620C0A" w:rsidRPr="00E35F62" w:rsidRDefault="00620C0A" w:rsidP="00345DDF">
      <w:pPr>
        <w:spacing w:after="0"/>
        <w:rPr>
          <w:rFonts w:ascii="Consolas" w:hAnsi="Consolas" w:cs="Consolas"/>
          <w:color w:val="385623" w:themeColor="accent6" w:themeShade="80"/>
          <w:sz w:val="24"/>
          <w:szCs w:val="24"/>
          <w:lang w:val="mn-MN"/>
        </w:rPr>
      </w:pPr>
    </w:p>
    <w:p w14:paraId="2FDF194F" w14:textId="77777777" w:rsidR="00620C0A" w:rsidRPr="00E35F62" w:rsidRDefault="00620C0A" w:rsidP="00345DDF">
      <w:pPr>
        <w:spacing w:after="0"/>
        <w:rPr>
          <w:rFonts w:ascii="Consolas" w:hAnsi="Consolas" w:cs="Consolas"/>
          <w:b/>
          <w:sz w:val="24"/>
          <w:szCs w:val="24"/>
          <w:lang w:val="mn-MN"/>
        </w:rPr>
      </w:pPr>
      <w:r w:rsidRPr="00E35F62">
        <w:rPr>
          <w:rFonts w:ascii="Consolas" w:hAnsi="Consolas" w:cs="Consolas"/>
          <w:b/>
          <w:sz w:val="24"/>
          <w:szCs w:val="24"/>
          <w:lang w:val="mn-MN"/>
        </w:rPr>
        <w:t xml:space="preserve">Post – categories </w:t>
      </w:r>
    </w:p>
    <w:p w14:paraId="1CDAAF83" w14:textId="77777777" w:rsidR="00620C0A" w:rsidRPr="00E35F62" w:rsidRDefault="00620C0A" w:rsidP="00620C0A">
      <w:pPr>
        <w:spacing w:after="0"/>
        <w:rPr>
          <w:rFonts w:ascii="Consolas" w:hAnsi="Consolas" w:cs="Consolas"/>
          <w:sz w:val="24"/>
          <w:szCs w:val="24"/>
          <w:lang w:val="mn-MN"/>
        </w:rPr>
      </w:pPr>
      <w:r w:rsidRPr="00E35F62">
        <w:rPr>
          <w:rFonts w:ascii="Consolas" w:hAnsi="Consolas" w:cs="Consolas"/>
          <w:sz w:val="24"/>
          <w:szCs w:val="24"/>
          <w:lang w:val="mn-MN"/>
        </w:rPr>
        <w:t xml:space="preserve">Post – categories-тай олон болоод ирхээр </w:t>
      </w:r>
    </w:p>
    <w:p w14:paraId="0C8BF6D4" w14:textId="77777777" w:rsidR="00620C0A" w:rsidRPr="00E35F62" w:rsidRDefault="00E35F62" w:rsidP="00345DDF">
      <w:pPr>
        <w:spacing w:after="0"/>
        <w:rPr>
          <w:rFonts w:ascii="Consolas" w:hAnsi="Consolas" w:cs="Consolas"/>
          <w:b/>
          <w:sz w:val="24"/>
          <w:szCs w:val="24"/>
          <w:lang w:val="mn-MN"/>
        </w:rPr>
      </w:pPr>
      <w:r w:rsidRPr="00E35F62">
        <w:rPr>
          <w:rFonts w:ascii="Consolas" w:hAnsi="Consolas" w:cs="Consolas"/>
          <w:b/>
          <w:sz w:val="24"/>
          <w:szCs w:val="24"/>
          <w:lang w:val="mn-MN"/>
        </w:rPr>
        <w:t>Function.php</w:t>
      </w:r>
    </w:p>
    <w:p w14:paraId="7088EC5E"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w:t>
      </w:r>
    </w:p>
    <w:p w14:paraId="4FE0CBAE" w14:textId="77777777" w:rsid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ab/>
        <w:t>Logos</w:t>
      </w:r>
    </w:p>
    <w:p w14:paraId="7DF2C406" w14:textId="77777777" w:rsidR="00AE17D0" w:rsidRDefault="00AE17D0" w:rsidP="000A5D3C">
      <w:pPr>
        <w:spacing w:after="0"/>
        <w:rPr>
          <w:rFonts w:ascii="Consolas" w:hAnsi="Consolas" w:cs="Consolas"/>
          <w:sz w:val="24"/>
          <w:szCs w:val="24"/>
          <w:lang w:val="mn-MN"/>
        </w:rPr>
      </w:pPr>
      <w:r w:rsidRPr="00AE17D0">
        <w:rPr>
          <w:rFonts w:ascii="Consolas" w:hAnsi="Consolas" w:cs="Consolas"/>
          <w:sz w:val="24"/>
          <w:szCs w:val="24"/>
          <w:highlight w:val="lightGray"/>
        </w:rPr>
        <w:t xml:space="preserve">Admin </w:t>
      </w:r>
      <w:r w:rsidRPr="00AE17D0">
        <w:rPr>
          <w:rFonts w:ascii="Consolas" w:hAnsi="Consolas" w:cs="Consolas"/>
          <w:sz w:val="24"/>
          <w:szCs w:val="24"/>
          <w:highlight w:val="lightGray"/>
          <w:lang w:val="mn-MN"/>
        </w:rPr>
        <w:t>дотор харагдаж байгаа нэрүүд</w:t>
      </w:r>
      <w:r>
        <w:rPr>
          <w:rFonts w:ascii="Consolas" w:hAnsi="Consolas" w:cs="Consolas"/>
          <w:sz w:val="24"/>
          <w:szCs w:val="24"/>
          <w:lang w:val="mn-MN"/>
        </w:rPr>
        <w:t xml:space="preserve"> </w:t>
      </w:r>
    </w:p>
    <w:p w14:paraId="65571702" w14:textId="77777777" w:rsidR="00AE17D0" w:rsidRPr="00AE17D0" w:rsidRDefault="00AE17D0" w:rsidP="000A5D3C">
      <w:pPr>
        <w:spacing w:after="0"/>
        <w:rPr>
          <w:rFonts w:ascii="Consolas" w:hAnsi="Consolas" w:cs="Consolas"/>
          <w:sz w:val="24"/>
          <w:szCs w:val="24"/>
          <w:lang w:val="mn-MN"/>
        </w:rPr>
      </w:pPr>
      <w:r w:rsidRPr="00AE17D0">
        <w:rPr>
          <w:rFonts w:ascii="Consolas" w:hAnsi="Consolas" w:cs="Consolas"/>
          <w:sz w:val="24"/>
          <w:szCs w:val="24"/>
          <w:highlight w:val="green"/>
          <w:lang w:val="mn-MN"/>
        </w:rPr>
        <w:t>Дуудаж өгөх нэр</w:t>
      </w:r>
      <w:r>
        <w:rPr>
          <w:rFonts w:ascii="Consolas" w:hAnsi="Consolas" w:cs="Consolas"/>
          <w:sz w:val="24"/>
          <w:szCs w:val="24"/>
          <w:lang w:val="mn-MN"/>
        </w:rPr>
        <w:t xml:space="preserve"> </w:t>
      </w:r>
    </w:p>
    <w:p w14:paraId="591A993E"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xml:space="preserve">*/ </w:t>
      </w:r>
    </w:p>
    <w:p w14:paraId="6C75C07A"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add_action('init',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w:t>
      </w:r>
    </w:p>
    <w:p w14:paraId="7C660A2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function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 {</w:t>
      </w:r>
    </w:p>
    <w:p w14:paraId="71A10B94"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$feature_args = array(</w:t>
      </w:r>
    </w:p>
    <w:p w14:paraId="4A4625A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lastRenderedPageBreak/>
        <w:t xml:space="preserve">    'labels' =&gt; array(</w:t>
      </w:r>
    </w:p>
    <w:p w14:paraId="001E4485"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7C5990">
        <w:rPr>
          <w:rFonts w:ascii="Consolas" w:hAnsi="Consolas" w:cs="Consolas"/>
          <w:color w:val="385623" w:themeColor="accent6" w:themeShade="80"/>
          <w:sz w:val="24"/>
          <w:szCs w:val="24"/>
          <w:lang w:val="mn-MN"/>
        </w:rPr>
        <w:t xml:space="preserve">        </w:t>
      </w:r>
      <w:r w:rsidRPr="00AE17D0">
        <w:rPr>
          <w:rFonts w:ascii="Consolas" w:hAnsi="Consolas" w:cs="Consolas"/>
          <w:color w:val="385623" w:themeColor="accent6" w:themeShade="80"/>
          <w:sz w:val="24"/>
          <w:szCs w:val="24"/>
          <w:highlight w:val="lightGray"/>
          <w:lang w:val="mn-MN"/>
        </w:rPr>
        <w:t xml:space="preserve">'name'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'Logo' ),</w:t>
      </w:r>
    </w:p>
    <w:p w14:paraId="24374A2E"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'signular_name' </w:t>
      </w:r>
      <w:r w:rsidRPr="00AE17D0">
        <w:rPr>
          <w:rFonts w:ascii="Consolas" w:hAnsi="Consolas" w:cs="Consolas"/>
          <w:color w:val="385623" w:themeColor="accent6" w:themeShade="80"/>
          <w:sz w:val="24"/>
          <w:szCs w:val="24"/>
          <w:highlight w:val="lightGray"/>
          <w:lang w:val="mn-MN"/>
        </w:rPr>
        <w:tab/>
        <w:t xml:space="preserve"> =&gt; __( 'Logo' ),</w:t>
      </w:r>
    </w:p>
    <w:p w14:paraId="78259276"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5470B998"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038CD876"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'edit_item'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'Edit Logo' ),</w:t>
      </w:r>
    </w:p>
    <w:p w14:paraId="4D58CAFB"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'Add New Logo'  ),</w:t>
      </w:r>
    </w:p>
    <w:p w14:paraId="626FEE27"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'view_item'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'View Logo' ),</w:t>
      </w:r>
    </w:p>
    <w:p w14:paraId="7B102861"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'search_items'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'Search Logo' ),</w:t>
      </w:r>
    </w:p>
    <w:p w14:paraId="35EA05C1" w14:textId="77777777" w:rsidR="000A5D3C" w:rsidRPr="00AE17D0" w:rsidRDefault="000A5D3C" w:rsidP="00AE17D0">
      <w:pPr>
        <w:spacing w:after="0"/>
        <w:jc w:val="both"/>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'not_found' </w:t>
      </w:r>
      <w:r w:rsidRPr="00AE17D0">
        <w:rPr>
          <w:rFonts w:ascii="Consolas" w:hAnsi="Consolas" w:cs="Consolas"/>
          <w:color w:val="385623" w:themeColor="accent6" w:themeShade="80"/>
          <w:sz w:val="24"/>
          <w:szCs w:val="24"/>
          <w:highlight w:val="lightGray"/>
          <w:lang w:val="mn-MN"/>
        </w:rPr>
        <w:tab/>
      </w:r>
      <w:r w:rsidRPr="00AE17D0">
        <w:rPr>
          <w:rFonts w:ascii="Consolas" w:hAnsi="Consolas" w:cs="Consolas"/>
          <w:color w:val="385623" w:themeColor="accent6" w:themeShade="80"/>
          <w:sz w:val="24"/>
          <w:szCs w:val="24"/>
          <w:highlight w:val="lightGray"/>
          <w:lang w:val="mn-MN"/>
        </w:rPr>
        <w:tab/>
        <w:t xml:space="preserve"> =&gt; __( 'Not Logo found' ),</w:t>
      </w:r>
    </w:p>
    <w:p w14:paraId="6DEB81F8" w14:textId="77777777" w:rsidR="000A5D3C" w:rsidRPr="007C5990" w:rsidRDefault="000A5D3C" w:rsidP="000A5D3C">
      <w:pPr>
        <w:spacing w:after="0"/>
        <w:rPr>
          <w:rFonts w:ascii="Consolas" w:hAnsi="Consolas" w:cs="Consolas"/>
          <w:color w:val="385623" w:themeColor="accent6" w:themeShade="80"/>
          <w:sz w:val="24"/>
          <w:szCs w:val="24"/>
          <w:lang w:val="mn-MN"/>
        </w:rPr>
      </w:pPr>
      <w:r w:rsidRPr="00AE17D0">
        <w:rPr>
          <w:rFonts w:ascii="Consolas" w:hAnsi="Consolas" w:cs="Consolas"/>
          <w:color w:val="385623" w:themeColor="accent6" w:themeShade="80"/>
          <w:sz w:val="24"/>
          <w:szCs w:val="24"/>
          <w:highlight w:val="lightGray"/>
          <w:lang w:val="mn-MN"/>
        </w:rPr>
        <w:t xml:space="preserve">        'not_found_in_trash' =&gt; __( 'Not Logo found in Trash' ),</w:t>
      </w:r>
    </w:p>
    <w:p w14:paraId="7EE60485"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59486537"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'public'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true,</w:t>
      </w:r>
    </w:p>
    <w:p w14:paraId="495FD56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'show_ui'  </w:t>
      </w:r>
      <w:r w:rsidRPr="007C5990">
        <w:rPr>
          <w:rFonts w:ascii="Consolas" w:hAnsi="Consolas" w:cs="Consolas"/>
          <w:color w:val="385623" w:themeColor="accent6" w:themeShade="80"/>
          <w:sz w:val="24"/>
          <w:szCs w:val="24"/>
          <w:lang w:val="mn-MN"/>
        </w:rPr>
        <w:tab/>
        <w:t xml:space="preserve"> </w:t>
      </w:r>
      <w:r w:rsidRPr="007C5990">
        <w:rPr>
          <w:rFonts w:ascii="Consolas" w:hAnsi="Consolas" w:cs="Consolas"/>
          <w:color w:val="385623" w:themeColor="accent6" w:themeShade="80"/>
          <w:sz w:val="24"/>
          <w:szCs w:val="24"/>
          <w:lang w:val="mn-MN"/>
        </w:rPr>
        <w:tab/>
        <w:t xml:space="preserve">  =&gt; true,</w:t>
      </w:r>
    </w:p>
    <w:p w14:paraId="7C8ADC3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'capability_type' =&gt; 'post',</w:t>
      </w:r>
    </w:p>
    <w:p w14:paraId="762FC163"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'hierarchical' </w:t>
      </w:r>
      <w:r w:rsidRPr="007C5990">
        <w:rPr>
          <w:rFonts w:ascii="Consolas" w:hAnsi="Consolas" w:cs="Consolas"/>
          <w:color w:val="385623" w:themeColor="accent6" w:themeShade="80"/>
          <w:sz w:val="24"/>
          <w:szCs w:val="24"/>
          <w:lang w:val="mn-MN"/>
        </w:rPr>
        <w:tab/>
        <w:t xml:space="preserve">  =&gt; false,</w:t>
      </w:r>
    </w:p>
    <w:p w14:paraId="211AD9D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'rewrite'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true,</w:t>
      </w:r>
    </w:p>
    <w:p w14:paraId="1E23F615"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'menu_position'   =&gt; 20,</w:t>
      </w:r>
    </w:p>
    <w:p w14:paraId="64A44976"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'supports' </w:t>
      </w:r>
      <w:r w:rsidRPr="007C5990">
        <w:rPr>
          <w:rFonts w:ascii="Consolas" w:hAnsi="Consolas" w:cs="Consolas"/>
          <w:color w:val="385623" w:themeColor="accent6" w:themeShade="80"/>
          <w:sz w:val="24"/>
          <w:szCs w:val="24"/>
          <w:lang w:val="mn-MN"/>
        </w:rPr>
        <w:tab/>
      </w:r>
      <w:r w:rsidRPr="007C5990">
        <w:rPr>
          <w:rFonts w:ascii="Consolas" w:hAnsi="Consolas" w:cs="Consolas"/>
          <w:color w:val="385623" w:themeColor="accent6" w:themeShade="80"/>
          <w:sz w:val="24"/>
          <w:szCs w:val="24"/>
          <w:lang w:val="mn-MN"/>
        </w:rPr>
        <w:tab/>
        <w:t xml:space="preserve">  =&gt; array('title', 'editor', 'thumbnail')</w:t>
      </w:r>
    </w:p>
    <w:p w14:paraId="0DA318CD"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44FB1749"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register_post_type('</w:t>
      </w:r>
      <w:r w:rsidRPr="00AE17D0">
        <w:rPr>
          <w:rFonts w:ascii="Consolas" w:hAnsi="Consolas" w:cs="Consolas"/>
          <w:color w:val="FF0000"/>
          <w:sz w:val="24"/>
          <w:szCs w:val="24"/>
          <w:highlight w:val="green"/>
          <w:lang w:val="mn-MN"/>
        </w:rPr>
        <w:t>logos</w:t>
      </w:r>
      <w:r w:rsidRPr="007C5990">
        <w:rPr>
          <w:rFonts w:ascii="Consolas" w:hAnsi="Consolas" w:cs="Consolas"/>
          <w:color w:val="385623" w:themeColor="accent6" w:themeShade="80"/>
          <w:sz w:val="24"/>
          <w:szCs w:val="24"/>
          <w:lang w:val="mn-MN"/>
        </w:rPr>
        <w:t>',$feature_args);</w:t>
      </w:r>
    </w:p>
    <w:p w14:paraId="6FB928CD"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w:t>
      </w:r>
    </w:p>
    <w:p w14:paraId="2D5F4625" w14:textId="77777777" w:rsidR="000A5D3C" w:rsidRPr="000A5D3C" w:rsidRDefault="000A5D3C" w:rsidP="000A5D3C">
      <w:pPr>
        <w:spacing w:after="0"/>
        <w:rPr>
          <w:rFonts w:ascii="Consolas" w:hAnsi="Consolas" w:cs="Consolas"/>
          <w:sz w:val="24"/>
          <w:szCs w:val="24"/>
          <w:lang w:val="mn-MN"/>
        </w:rPr>
      </w:pPr>
    </w:p>
    <w:p w14:paraId="3B12D514" w14:textId="77777777" w:rsid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xml:space="preserve"> // post type дээр ангилал яаж оруулж ирэх гэж байна. </w:t>
      </w:r>
    </w:p>
    <w:p w14:paraId="5C853FB9" w14:textId="77777777" w:rsidR="00AE17D0" w:rsidRDefault="00AE17D0" w:rsidP="00AE17D0">
      <w:pPr>
        <w:spacing w:after="0"/>
        <w:rPr>
          <w:rFonts w:ascii="Consolas" w:hAnsi="Consolas" w:cs="Consolas"/>
          <w:sz w:val="24"/>
          <w:szCs w:val="24"/>
          <w:lang w:val="mn-MN"/>
        </w:rPr>
      </w:pPr>
      <w:r>
        <w:rPr>
          <w:rFonts w:ascii="Consolas" w:hAnsi="Consolas" w:cs="Consolas"/>
          <w:sz w:val="24"/>
          <w:szCs w:val="24"/>
          <w:highlight w:val="lightGray"/>
        </w:rPr>
        <w:t xml:space="preserve">// </w:t>
      </w:r>
      <w:r w:rsidRPr="00AE17D0">
        <w:rPr>
          <w:rFonts w:ascii="Consolas" w:hAnsi="Consolas" w:cs="Consolas"/>
          <w:sz w:val="24"/>
          <w:szCs w:val="24"/>
          <w:highlight w:val="lightGray"/>
        </w:rPr>
        <w:t xml:space="preserve">Admin </w:t>
      </w:r>
      <w:r w:rsidRPr="00AE17D0">
        <w:rPr>
          <w:rFonts w:ascii="Consolas" w:hAnsi="Consolas" w:cs="Consolas"/>
          <w:sz w:val="24"/>
          <w:szCs w:val="24"/>
          <w:highlight w:val="lightGray"/>
          <w:lang w:val="mn-MN"/>
        </w:rPr>
        <w:t>дотор харагдаж байгаа нэрүүд</w:t>
      </w:r>
      <w:r>
        <w:rPr>
          <w:rFonts w:ascii="Consolas" w:hAnsi="Consolas" w:cs="Consolas"/>
          <w:sz w:val="24"/>
          <w:szCs w:val="24"/>
          <w:lang w:val="mn-MN"/>
        </w:rPr>
        <w:t xml:space="preserve"> </w:t>
      </w:r>
    </w:p>
    <w:p w14:paraId="7EEA85C7" w14:textId="77777777" w:rsidR="00AE17D0" w:rsidRPr="00AE17D0" w:rsidRDefault="00AE17D0" w:rsidP="00AE17D0">
      <w:pPr>
        <w:spacing w:after="0"/>
        <w:rPr>
          <w:rFonts w:ascii="Consolas" w:hAnsi="Consolas" w:cs="Consolas"/>
          <w:sz w:val="24"/>
          <w:szCs w:val="24"/>
          <w:lang w:val="mn-MN"/>
        </w:rPr>
      </w:pPr>
      <w:r>
        <w:rPr>
          <w:rFonts w:ascii="Consolas" w:hAnsi="Consolas" w:cs="Consolas"/>
          <w:sz w:val="24"/>
          <w:szCs w:val="24"/>
          <w:highlight w:val="green"/>
        </w:rPr>
        <w:t xml:space="preserve">// </w:t>
      </w:r>
      <w:r w:rsidRPr="00AE17D0">
        <w:rPr>
          <w:rFonts w:ascii="Consolas" w:hAnsi="Consolas" w:cs="Consolas"/>
          <w:sz w:val="24"/>
          <w:szCs w:val="24"/>
          <w:highlight w:val="green"/>
          <w:lang w:val="mn-MN"/>
        </w:rPr>
        <w:t>Дуудаж өгөх нэр</w:t>
      </w:r>
      <w:r>
        <w:rPr>
          <w:rFonts w:ascii="Consolas" w:hAnsi="Consolas" w:cs="Consolas"/>
          <w:sz w:val="24"/>
          <w:szCs w:val="24"/>
          <w:lang w:val="mn-MN"/>
        </w:rPr>
        <w:t xml:space="preserve"> </w:t>
      </w:r>
    </w:p>
    <w:p w14:paraId="061B20E0" w14:textId="77777777" w:rsidR="00AE17D0" w:rsidRPr="00AE17D0" w:rsidRDefault="00AE17D0" w:rsidP="000A5D3C">
      <w:pPr>
        <w:spacing w:after="0"/>
        <w:rPr>
          <w:rFonts w:ascii="Consolas" w:hAnsi="Consolas" w:cs="Consolas"/>
          <w:sz w:val="24"/>
          <w:szCs w:val="24"/>
        </w:rPr>
      </w:pPr>
    </w:p>
    <w:p w14:paraId="59C8F555" w14:textId="77777777" w:rsidR="000A5D3C" w:rsidRPr="000A5D3C" w:rsidRDefault="000A5D3C" w:rsidP="000A5D3C">
      <w:pPr>
        <w:spacing w:after="0"/>
        <w:rPr>
          <w:rFonts w:ascii="Consolas" w:hAnsi="Consolas" w:cs="Consolas"/>
          <w:sz w:val="24"/>
          <w:szCs w:val="24"/>
          <w:lang w:val="mn-MN"/>
        </w:rPr>
      </w:pPr>
      <w:r w:rsidRPr="000A5D3C">
        <w:rPr>
          <w:rFonts w:ascii="Consolas" w:hAnsi="Consolas" w:cs="Consolas"/>
          <w:sz w:val="24"/>
          <w:szCs w:val="24"/>
          <w:lang w:val="mn-MN"/>
        </w:rPr>
        <w:t>/* taxonomy */</w:t>
      </w:r>
    </w:p>
    <w:p w14:paraId="0D78B46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add_action( 'init',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_taxonomies', 0 );</w:t>
      </w:r>
    </w:p>
    <w:p w14:paraId="6AAE2DFB"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function create_</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_taxonomies() {</w:t>
      </w:r>
    </w:p>
    <w:p w14:paraId="3726F078" w14:textId="77777777" w:rsidR="000A5D3C" w:rsidRPr="007C5990" w:rsidRDefault="000A5D3C" w:rsidP="000A5D3C">
      <w:pPr>
        <w:spacing w:after="0"/>
        <w:rPr>
          <w:rFonts w:ascii="Consolas" w:hAnsi="Consolas" w:cs="Consolas"/>
          <w:sz w:val="24"/>
          <w:szCs w:val="24"/>
          <w:lang w:val="mn-MN"/>
        </w:rPr>
      </w:pPr>
      <w:r w:rsidRPr="007C5990">
        <w:rPr>
          <w:rFonts w:ascii="Consolas" w:hAnsi="Consolas" w:cs="Consolas"/>
          <w:sz w:val="24"/>
          <w:szCs w:val="24"/>
          <w:lang w:val="mn-MN"/>
        </w:rPr>
        <w:t xml:space="preserve">        // Add new taxonomy, make it hierarchical (like categories)</w:t>
      </w:r>
    </w:p>
    <w:p w14:paraId="6BE3EFDA" w14:textId="77777777" w:rsidR="000A5D3C" w:rsidRPr="007C5990" w:rsidRDefault="000A5D3C" w:rsidP="000A5D3C">
      <w:pPr>
        <w:spacing w:after="0"/>
        <w:rPr>
          <w:rFonts w:ascii="Consolas" w:hAnsi="Consolas" w:cs="Consolas"/>
          <w:color w:val="385623" w:themeColor="accent6" w:themeShade="80"/>
          <w:sz w:val="24"/>
          <w:szCs w:val="24"/>
          <w:lang w:val="mn-MN"/>
        </w:rPr>
      </w:pPr>
      <w:r w:rsidRPr="000A5D3C">
        <w:rPr>
          <w:rFonts w:ascii="Consolas" w:hAnsi="Consolas" w:cs="Consolas"/>
          <w:sz w:val="24"/>
          <w:szCs w:val="24"/>
          <w:lang w:val="mn-MN"/>
        </w:rPr>
        <w:t xml:space="preserve">   </w:t>
      </w:r>
      <w:r w:rsidRPr="007C5990">
        <w:rPr>
          <w:rFonts w:ascii="Consolas" w:hAnsi="Consolas" w:cs="Consolas"/>
          <w:color w:val="385623" w:themeColor="accent6" w:themeShade="80"/>
          <w:sz w:val="24"/>
          <w:szCs w:val="24"/>
          <w:lang w:val="mn-MN"/>
        </w:rPr>
        <w:t xml:space="preserve">     $labels = array(</w:t>
      </w:r>
    </w:p>
    <w:p w14:paraId="22756A3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7C5990">
        <w:rPr>
          <w:rFonts w:ascii="Consolas" w:hAnsi="Consolas" w:cs="Consolas"/>
          <w:color w:val="385623" w:themeColor="accent6" w:themeShade="80"/>
          <w:sz w:val="24"/>
          <w:szCs w:val="24"/>
          <w:lang w:val="mn-MN"/>
        </w:rPr>
        <w:t xml:space="preserve">        </w:t>
      </w:r>
      <w:r w:rsidRPr="00AE17D0">
        <w:rPr>
          <w:rFonts w:ascii="Consolas" w:hAnsi="Consolas" w:cs="Consolas"/>
          <w:color w:val="385623" w:themeColor="accent6" w:themeShade="80"/>
          <w:sz w:val="24"/>
          <w:szCs w:val="24"/>
          <w:highlight w:val="lightGray"/>
          <w:lang w:val="mn-MN"/>
        </w:rPr>
        <w:t xml:space="preserve">'name'          </w:t>
      </w:r>
      <w:r w:rsidRPr="00AE17D0">
        <w:rPr>
          <w:rFonts w:ascii="Consolas" w:hAnsi="Consolas" w:cs="Consolas"/>
          <w:color w:val="385623" w:themeColor="accent6" w:themeShade="80"/>
          <w:sz w:val="24"/>
          <w:szCs w:val="24"/>
          <w:highlight w:val="lightGray"/>
          <w:lang w:val="mn-MN"/>
        </w:rPr>
        <w:tab/>
        <w:t>=&gt; _x( 'Angilal', 'taxonomy general name' ),</w:t>
      </w:r>
    </w:p>
    <w:p w14:paraId="0D79A3AB"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'singular_name' </w:t>
      </w:r>
      <w:r w:rsidRPr="00AE17D0">
        <w:rPr>
          <w:rFonts w:ascii="Consolas" w:hAnsi="Consolas" w:cs="Consolas"/>
          <w:color w:val="385623" w:themeColor="accent6" w:themeShade="80"/>
          <w:sz w:val="24"/>
          <w:szCs w:val="24"/>
          <w:highlight w:val="lightGray"/>
          <w:lang w:val="mn-MN"/>
        </w:rPr>
        <w:tab/>
        <w:t>=&gt; _x( 'Angilal', 'taxonomy singular name' ),</w:t>
      </w:r>
    </w:p>
    <w:p w14:paraId="0E88941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'search_items'  </w:t>
      </w:r>
      <w:r w:rsidRPr="00AE17D0">
        <w:rPr>
          <w:rFonts w:ascii="Consolas" w:hAnsi="Consolas" w:cs="Consolas"/>
          <w:color w:val="385623" w:themeColor="accent6" w:themeShade="80"/>
          <w:sz w:val="24"/>
          <w:szCs w:val="24"/>
          <w:highlight w:val="lightGray"/>
          <w:lang w:val="mn-MN"/>
        </w:rPr>
        <w:tab/>
        <w:t>=&gt; __( 'Search Angilal' ),</w:t>
      </w:r>
    </w:p>
    <w:p w14:paraId="28A6F0D5"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'all_items'     </w:t>
      </w:r>
      <w:r w:rsidRPr="00AE17D0">
        <w:rPr>
          <w:rFonts w:ascii="Consolas" w:hAnsi="Consolas" w:cs="Consolas"/>
          <w:color w:val="385623" w:themeColor="accent6" w:themeShade="80"/>
          <w:sz w:val="24"/>
          <w:szCs w:val="24"/>
          <w:highlight w:val="lightGray"/>
          <w:lang w:val="mn-MN"/>
        </w:rPr>
        <w:tab/>
        <w:t>=&gt; __( 'All Angilal' ),</w:t>
      </w:r>
    </w:p>
    <w:p w14:paraId="2771DC1E"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'parent_item'    </w:t>
      </w:r>
      <w:r w:rsidRPr="00AE17D0">
        <w:rPr>
          <w:rFonts w:ascii="Consolas" w:hAnsi="Consolas" w:cs="Consolas"/>
          <w:color w:val="385623" w:themeColor="accent6" w:themeShade="80"/>
          <w:sz w:val="24"/>
          <w:szCs w:val="24"/>
          <w:highlight w:val="lightGray"/>
          <w:lang w:val="mn-MN"/>
        </w:rPr>
        <w:tab/>
        <w:t>=&gt; __( 'Parent Angilal' ),</w:t>
      </w:r>
    </w:p>
    <w:p w14:paraId="56164257"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'parent_item_colon' =&gt; __( 'Parent Angilal:' ),</w:t>
      </w:r>
    </w:p>
    <w:p w14:paraId="2EFBDC79"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'edit_item'     </w:t>
      </w:r>
      <w:r w:rsidRPr="00AE17D0">
        <w:rPr>
          <w:rFonts w:ascii="Consolas" w:hAnsi="Consolas" w:cs="Consolas"/>
          <w:color w:val="385623" w:themeColor="accent6" w:themeShade="80"/>
          <w:sz w:val="24"/>
          <w:szCs w:val="24"/>
          <w:highlight w:val="lightGray"/>
          <w:lang w:val="mn-MN"/>
        </w:rPr>
        <w:tab/>
        <w:t>=&gt; __( 'Edit Angilal' ),</w:t>
      </w:r>
    </w:p>
    <w:p w14:paraId="0F45D1C5"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'update_item'     </w:t>
      </w:r>
      <w:r w:rsidRPr="00AE17D0">
        <w:rPr>
          <w:rFonts w:ascii="Consolas" w:hAnsi="Consolas" w:cs="Consolas"/>
          <w:color w:val="385623" w:themeColor="accent6" w:themeShade="80"/>
          <w:sz w:val="24"/>
          <w:szCs w:val="24"/>
          <w:highlight w:val="lightGray"/>
          <w:lang w:val="mn-MN"/>
        </w:rPr>
        <w:tab/>
        <w:t>=&gt; __( 'Update Angilal' ),</w:t>
      </w:r>
    </w:p>
    <w:p w14:paraId="048D34CF"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'add_new_item'    </w:t>
      </w:r>
      <w:r w:rsidRPr="00AE17D0">
        <w:rPr>
          <w:rFonts w:ascii="Consolas" w:hAnsi="Consolas" w:cs="Consolas"/>
          <w:color w:val="385623" w:themeColor="accent6" w:themeShade="80"/>
          <w:sz w:val="24"/>
          <w:szCs w:val="24"/>
          <w:highlight w:val="lightGray"/>
          <w:lang w:val="mn-MN"/>
        </w:rPr>
        <w:tab/>
        <w:t>=&gt; __( 'Add New Angilal' ),</w:t>
      </w:r>
    </w:p>
    <w:p w14:paraId="382F8C31" w14:textId="77777777" w:rsidR="000A5D3C" w:rsidRPr="00AE17D0" w:rsidRDefault="000A5D3C" w:rsidP="000A5D3C">
      <w:pPr>
        <w:spacing w:after="0"/>
        <w:rPr>
          <w:rFonts w:ascii="Consolas" w:hAnsi="Consolas" w:cs="Consolas"/>
          <w:color w:val="385623" w:themeColor="accent6" w:themeShade="80"/>
          <w:sz w:val="24"/>
          <w:szCs w:val="24"/>
          <w:highlight w:val="lightGray"/>
          <w:lang w:val="mn-MN"/>
        </w:rPr>
      </w:pPr>
      <w:r w:rsidRPr="00AE17D0">
        <w:rPr>
          <w:rFonts w:ascii="Consolas" w:hAnsi="Consolas" w:cs="Consolas"/>
          <w:color w:val="385623" w:themeColor="accent6" w:themeShade="80"/>
          <w:sz w:val="24"/>
          <w:szCs w:val="24"/>
          <w:highlight w:val="lightGray"/>
          <w:lang w:val="mn-MN"/>
        </w:rPr>
        <w:t xml:space="preserve">        'new_item_name'     =&gt; __( 'New Angilal Name' ),</w:t>
      </w:r>
    </w:p>
    <w:p w14:paraId="132206F9" w14:textId="77777777" w:rsidR="000A5D3C" w:rsidRPr="007C5990" w:rsidRDefault="000A5D3C" w:rsidP="000A5D3C">
      <w:pPr>
        <w:spacing w:after="0"/>
        <w:rPr>
          <w:rFonts w:ascii="Consolas" w:hAnsi="Consolas" w:cs="Consolas"/>
          <w:color w:val="385623" w:themeColor="accent6" w:themeShade="80"/>
          <w:sz w:val="24"/>
          <w:szCs w:val="24"/>
          <w:lang w:val="mn-MN"/>
        </w:rPr>
      </w:pPr>
      <w:r w:rsidRPr="00AE17D0">
        <w:rPr>
          <w:rFonts w:ascii="Consolas" w:hAnsi="Consolas" w:cs="Consolas"/>
          <w:color w:val="385623" w:themeColor="accent6" w:themeShade="80"/>
          <w:sz w:val="24"/>
          <w:szCs w:val="24"/>
          <w:highlight w:val="lightGray"/>
          <w:lang w:val="mn-MN"/>
        </w:rPr>
        <w:t xml:space="preserve">        'menu_name'     </w:t>
      </w:r>
      <w:r w:rsidRPr="00AE17D0">
        <w:rPr>
          <w:rFonts w:ascii="Consolas" w:hAnsi="Consolas" w:cs="Consolas"/>
          <w:color w:val="385623" w:themeColor="accent6" w:themeShade="80"/>
          <w:sz w:val="24"/>
          <w:szCs w:val="24"/>
          <w:highlight w:val="lightGray"/>
          <w:lang w:val="mn-MN"/>
        </w:rPr>
        <w:tab/>
        <w:t>=&gt; __( 'Angilal' ),</w:t>
      </w:r>
    </w:p>
    <w:p w14:paraId="1B7249C3" w14:textId="77777777" w:rsidR="000A5D3C" w:rsidRPr="007C5990" w:rsidRDefault="000A5D3C" w:rsidP="000A5D3C">
      <w:pPr>
        <w:spacing w:after="0"/>
        <w:rPr>
          <w:rFonts w:ascii="Consolas" w:hAnsi="Consolas" w:cs="Consolas"/>
          <w:color w:val="385623" w:themeColor="accent6" w:themeShade="80"/>
          <w:sz w:val="24"/>
          <w:szCs w:val="24"/>
          <w:lang w:val="mn-MN"/>
        </w:rPr>
      </w:pPr>
    </w:p>
    <w:p w14:paraId="0A84866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 </w:t>
      </w:r>
    </w:p>
    <w:p w14:paraId="1923BDC2"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$args = array(</w:t>
      </w:r>
    </w:p>
    <w:p w14:paraId="0B338DC0"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'hierarchical'      =&gt; true,  </w:t>
      </w:r>
    </w:p>
    <w:p w14:paraId="53D1C329"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lastRenderedPageBreak/>
        <w:t xml:space="preserve">                'labels'            =&gt; $labels,  </w:t>
      </w:r>
    </w:p>
    <w:p w14:paraId="3138CF84"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'show_ui'           =&gt; true,  </w:t>
      </w:r>
    </w:p>
    <w:p w14:paraId="6B7DC9B3"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'show_admin_column' =&gt; true,  </w:t>
      </w:r>
    </w:p>
    <w:p w14:paraId="53AFD48F"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'query_var'         =&gt; true,  </w:t>
      </w:r>
    </w:p>
    <w:p w14:paraId="1B7A4798"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'rewrite'           =&gt; array( 'slug' =&gt; '</w:t>
      </w:r>
      <w:r w:rsidRPr="00AE17D0">
        <w:rPr>
          <w:rFonts w:ascii="Consolas" w:hAnsi="Consolas" w:cs="Consolas"/>
          <w:color w:val="385623" w:themeColor="accent6" w:themeShade="80"/>
          <w:sz w:val="24"/>
          <w:szCs w:val="24"/>
          <w:highlight w:val="green"/>
          <w:lang w:val="mn-MN"/>
        </w:rPr>
        <w:t>angilal</w:t>
      </w:r>
      <w:r w:rsidRPr="007C5990">
        <w:rPr>
          <w:rFonts w:ascii="Consolas" w:hAnsi="Consolas" w:cs="Consolas"/>
          <w:color w:val="385623" w:themeColor="accent6" w:themeShade="80"/>
          <w:sz w:val="24"/>
          <w:szCs w:val="24"/>
          <w:lang w:val="mn-MN"/>
        </w:rPr>
        <w:t>'),</w:t>
      </w:r>
    </w:p>
    <w:p w14:paraId="3D195D4C"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111D069A" w14:textId="77777777" w:rsidR="000A5D3C"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register_taxonomy( '</w:t>
      </w:r>
      <w:r w:rsidRPr="00AE17D0">
        <w:rPr>
          <w:rFonts w:ascii="Consolas" w:hAnsi="Consolas" w:cs="Consolas"/>
          <w:color w:val="385623" w:themeColor="accent6" w:themeShade="80"/>
          <w:sz w:val="24"/>
          <w:szCs w:val="24"/>
          <w:highlight w:val="green"/>
          <w:lang w:val="mn-MN"/>
        </w:rPr>
        <w:t>angilal</w:t>
      </w:r>
      <w:r w:rsidRPr="007C5990">
        <w:rPr>
          <w:rFonts w:ascii="Consolas" w:hAnsi="Consolas" w:cs="Consolas"/>
          <w:color w:val="385623" w:themeColor="accent6" w:themeShade="80"/>
          <w:sz w:val="24"/>
          <w:szCs w:val="24"/>
          <w:lang w:val="mn-MN"/>
        </w:rPr>
        <w:t>', array( '</w:t>
      </w:r>
      <w:r w:rsidRPr="007C5990">
        <w:rPr>
          <w:rFonts w:ascii="Consolas" w:hAnsi="Consolas" w:cs="Consolas"/>
          <w:color w:val="FF0000"/>
          <w:sz w:val="24"/>
          <w:szCs w:val="24"/>
          <w:lang w:val="mn-MN"/>
        </w:rPr>
        <w:t>logos</w:t>
      </w:r>
      <w:r w:rsidRPr="007C5990">
        <w:rPr>
          <w:rFonts w:ascii="Consolas" w:hAnsi="Consolas" w:cs="Consolas"/>
          <w:color w:val="385623" w:themeColor="accent6" w:themeShade="80"/>
          <w:sz w:val="24"/>
          <w:szCs w:val="24"/>
          <w:lang w:val="mn-MN"/>
        </w:rPr>
        <w:t>' ), $args);</w:t>
      </w:r>
    </w:p>
    <w:p w14:paraId="2192FB31" w14:textId="77777777" w:rsidR="000A5D3C" w:rsidRPr="007C5990" w:rsidRDefault="000A5D3C" w:rsidP="000A5D3C">
      <w:pPr>
        <w:spacing w:after="0"/>
        <w:rPr>
          <w:rFonts w:ascii="Consolas" w:hAnsi="Consolas" w:cs="Consolas"/>
          <w:color w:val="385623" w:themeColor="accent6" w:themeShade="80"/>
          <w:sz w:val="24"/>
          <w:szCs w:val="24"/>
          <w:lang w:val="mn-MN"/>
        </w:rPr>
      </w:pPr>
    </w:p>
    <w:p w14:paraId="1EBB57F3" w14:textId="77777777" w:rsidR="00620C0A" w:rsidRPr="007C5990" w:rsidRDefault="000A5D3C" w:rsidP="000A5D3C">
      <w:pPr>
        <w:spacing w:after="0"/>
        <w:rPr>
          <w:rFonts w:ascii="Consolas" w:hAnsi="Consolas" w:cs="Consolas"/>
          <w:color w:val="385623" w:themeColor="accent6" w:themeShade="80"/>
          <w:sz w:val="24"/>
          <w:szCs w:val="24"/>
          <w:lang w:val="mn-MN"/>
        </w:rPr>
      </w:pPr>
      <w:r w:rsidRPr="007C5990">
        <w:rPr>
          <w:rFonts w:ascii="Consolas" w:hAnsi="Consolas" w:cs="Consolas"/>
          <w:color w:val="385623" w:themeColor="accent6" w:themeShade="80"/>
          <w:sz w:val="24"/>
          <w:szCs w:val="24"/>
          <w:lang w:val="mn-MN"/>
        </w:rPr>
        <w:t xml:space="preserve">}  </w:t>
      </w:r>
    </w:p>
    <w:p w14:paraId="1429D441" w14:textId="77777777" w:rsidR="007C5990" w:rsidRDefault="007C5990" w:rsidP="000A5D3C">
      <w:pPr>
        <w:spacing w:after="0"/>
        <w:rPr>
          <w:rFonts w:ascii="Consolas" w:hAnsi="Consolas" w:cs="Consolas"/>
          <w:sz w:val="24"/>
          <w:szCs w:val="24"/>
          <w:lang w:val="mn-MN"/>
        </w:rPr>
      </w:pPr>
    </w:p>
    <w:p w14:paraId="23C08653" w14:textId="77777777" w:rsidR="007C5990" w:rsidRDefault="007C5990" w:rsidP="000A5D3C">
      <w:pPr>
        <w:spacing w:after="0"/>
        <w:rPr>
          <w:rFonts w:ascii="Consolas" w:hAnsi="Consolas" w:cs="Consolas"/>
          <w:sz w:val="24"/>
          <w:szCs w:val="24"/>
          <w:lang w:val="mn-MN"/>
        </w:rPr>
      </w:pPr>
    </w:p>
    <w:p w14:paraId="2BEDE749" w14:textId="77777777" w:rsidR="007C5990" w:rsidRDefault="007C5990" w:rsidP="007C5990">
      <w:pPr>
        <w:rPr>
          <w:rFonts w:ascii="Consolas" w:hAnsi="Consolas" w:cs="Consolas"/>
          <w:sz w:val="24"/>
          <w:szCs w:val="24"/>
          <w:lang w:val="mn-MN"/>
        </w:rPr>
      </w:pPr>
      <w:r w:rsidRPr="007C5990">
        <w:rPr>
          <w:rFonts w:ascii="Consolas" w:hAnsi="Consolas" w:cs="Consolas"/>
          <w:sz w:val="24"/>
          <w:szCs w:val="24"/>
          <w:lang w:val="mn-MN"/>
        </w:rPr>
        <w:t>Add New Angilal</w:t>
      </w:r>
    </w:p>
    <w:p w14:paraId="60CE99C9"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name </w:t>
      </w:r>
    </w:p>
    <w:p w14:paraId="70EE8BAF"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тест ангилал 3</w:t>
      </w:r>
    </w:p>
    <w:p w14:paraId="0A71A659" w14:textId="77777777" w:rsidR="007C5990" w:rsidRPr="007C5990" w:rsidRDefault="007C5990" w:rsidP="007C5990">
      <w:pPr>
        <w:rPr>
          <w:rFonts w:ascii="Consolas" w:hAnsi="Consolas" w:cs="Consolas"/>
          <w:sz w:val="24"/>
          <w:szCs w:val="24"/>
          <w:lang w:val="mn-MN"/>
        </w:rPr>
      </w:pPr>
    </w:p>
    <w:p w14:paraId="45075BDB" w14:textId="77777777" w:rsidR="007C5990" w:rsidRPr="007C5990" w:rsidRDefault="007C5990" w:rsidP="007C5990">
      <w:pPr>
        <w:rPr>
          <w:rFonts w:ascii="Consolas" w:hAnsi="Consolas" w:cs="Consolas"/>
          <w:sz w:val="24"/>
          <w:szCs w:val="24"/>
          <w:lang w:val="mn-MN"/>
        </w:rPr>
      </w:pPr>
    </w:p>
    <w:p w14:paraId="465BAAE3"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slug </w:t>
      </w:r>
    </w:p>
    <w:p w14:paraId="45B7A77F" w14:textId="77777777" w:rsidR="007C5990" w:rsidRPr="007C5990" w:rsidRDefault="007C5990" w:rsidP="007C5990">
      <w:pPr>
        <w:rPr>
          <w:rFonts w:ascii="Consolas" w:hAnsi="Consolas" w:cs="Consolas"/>
          <w:sz w:val="24"/>
          <w:szCs w:val="24"/>
          <w:lang w:val="mn-MN"/>
        </w:rPr>
      </w:pPr>
      <w:r w:rsidRPr="007C5990">
        <w:rPr>
          <w:rFonts w:ascii="Consolas" w:hAnsi="Consolas" w:cs="Consolas"/>
          <w:sz w:val="24"/>
          <w:szCs w:val="24"/>
          <w:lang w:val="mn-MN"/>
        </w:rPr>
        <w:t xml:space="preserve">test angilal 3 </w:t>
      </w:r>
    </w:p>
    <w:p w14:paraId="31A19598" w14:textId="77777777" w:rsidR="007C5990" w:rsidRDefault="007C5990" w:rsidP="007C5990">
      <w:pPr>
        <w:rPr>
          <w:rFonts w:ascii="Consolas" w:hAnsi="Consolas" w:cs="Consolas"/>
          <w:sz w:val="24"/>
          <w:szCs w:val="24"/>
        </w:rPr>
      </w:pPr>
      <w:r w:rsidRPr="007C5990">
        <w:rPr>
          <w:rFonts w:ascii="Consolas" w:hAnsi="Consolas" w:cs="Consolas"/>
          <w:sz w:val="24"/>
          <w:szCs w:val="24"/>
          <w:lang w:val="mn-MN"/>
        </w:rPr>
        <w:t>Заавал slug дээр нь галиглаж бичиж өгөөрэй дараа нь дуудахад хэрэгтэй</w:t>
      </w:r>
      <w:r w:rsidR="00DB201E">
        <w:rPr>
          <w:rFonts w:ascii="Consolas" w:hAnsi="Consolas" w:cs="Consolas"/>
          <w:sz w:val="24"/>
          <w:szCs w:val="24"/>
        </w:rPr>
        <w:t>.</w:t>
      </w:r>
    </w:p>
    <w:p w14:paraId="1EF4B59F" w14:textId="77777777" w:rsidR="00DB201E" w:rsidRDefault="00DB201E" w:rsidP="007C5990">
      <w:pPr>
        <w:rPr>
          <w:rFonts w:ascii="Consolas" w:hAnsi="Consolas" w:cs="Consolas"/>
          <w:sz w:val="24"/>
          <w:szCs w:val="24"/>
          <w:lang w:val="mn-MN"/>
        </w:rPr>
      </w:pPr>
      <w:r w:rsidRPr="007C5990">
        <w:rPr>
          <w:rFonts w:ascii="Consolas" w:hAnsi="Consolas" w:cs="Consolas"/>
          <w:sz w:val="24"/>
          <w:szCs w:val="24"/>
          <w:lang w:val="mn-MN"/>
        </w:rPr>
        <w:t>Angilal</w:t>
      </w:r>
      <w:r>
        <w:rPr>
          <w:rFonts w:ascii="Consolas" w:hAnsi="Consolas" w:cs="Consolas"/>
          <w:sz w:val="24"/>
          <w:szCs w:val="24"/>
        </w:rPr>
        <w:t xml:space="preserve"> </w:t>
      </w:r>
      <w:r>
        <w:rPr>
          <w:rFonts w:ascii="Consolas" w:hAnsi="Consolas" w:cs="Consolas"/>
          <w:sz w:val="24"/>
          <w:szCs w:val="24"/>
          <w:lang w:val="mn-MN"/>
        </w:rPr>
        <w:t xml:space="preserve">юунд ашиглах вэ гэхээр Жнь </w:t>
      </w:r>
    </w:p>
    <w:p w14:paraId="2CE86097" w14:textId="77777777" w:rsidR="00DB201E" w:rsidRDefault="00DB201E" w:rsidP="007C5990">
      <w:pPr>
        <w:rPr>
          <w:rFonts w:ascii="Consolas" w:hAnsi="Consolas" w:cs="Consolas"/>
          <w:sz w:val="24"/>
          <w:szCs w:val="24"/>
          <w:lang w:val="mn-MN"/>
        </w:rPr>
      </w:pPr>
      <w:r>
        <w:rPr>
          <w:rFonts w:ascii="Consolas" w:hAnsi="Consolas" w:cs="Consolas"/>
          <w:sz w:val="24"/>
          <w:szCs w:val="24"/>
          <w:lang w:val="mn-MN"/>
        </w:rPr>
        <w:t xml:space="preserve">Нэг бүтээгдэхүүн байлаа гэж бодоход дотороо олон нэр төрөл байлаа гэж бодоход </w:t>
      </w:r>
    </w:p>
    <w:p w14:paraId="69CE53CD" w14:textId="77777777" w:rsidR="00DB201E" w:rsidRDefault="00DB201E" w:rsidP="007C5990">
      <w:pPr>
        <w:rPr>
          <w:rFonts w:ascii="Consolas" w:hAnsi="Consolas" w:cs="Consolas"/>
          <w:sz w:val="24"/>
          <w:szCs w:val="24"/>
        </w:rPr>
      </w:pPr>
      <w:r>
        <w:rPr>
          <w:rFonts w:ascii="Consolas" w:hAnsi="Consolas" w:cs="Consolas"/>
          <w:sz w:val="24"/>
          <w:szCs w:val="24"/>
        </w:rPr>
        <w:t>Okinsk.com</w:t>
      </w:r>
    </w:p>
    <w:p w14:paraId="2B71BC3C" w14:textId="77777777" w:rsidR="00AE17D0" w:rsidRDefault="00DB201E" w:rsidP="007C5990">
      <w:pPr>
        <w:rPr>
          <w:rFonts w:ascii="Consolas" w:hAnsi="Consolas" w:cs="Consolas"/>
          <w:sz w:val="24"/>
          <w:szCs w:val="24"/>
          <w:lang w:val="mn-MN"/>
        </w:rPr>
      </w:pPr>
      <w:r>
        <w:rPr>
          <w:rFonts w:ascii="Consolas" w:hAnsi="Consolas" w:cs="Consolas"/>
          <w:sz w:val="24"/>
          <w:szCs w:val="24"/>
          <w:lang w:val="mn-MN"/>
        </w:rPr>
        <w:t>Бүтээгдэхүүн –</w:t>
      </w:r>
      <w:r w:rsidR="00AE17D0">
        <w:rPr>
          <w:rFonts w:ascii="Consolas" w:hAnsi="Consolas" w:cs="Consolas"/>
          <w:sz w:val="24"/>
          <w:szCs w:val="24"/>
          <w:lang w:val="mn-MN"/>
        </w:rPr>
        <w:t xml:space="preserve"> Ангилал </w:t>
      </w:r>
      <w:r w:rsidR="00AE17D0">
        <w:rPr>
          <w:rFonts w:ascii="Consolas" w:hAnsi="Consolas" w:cs="Consolas"/>
          <w:sz w:val="24"/>
          <w:szCs w:val="24"/>
        </w:rPr>
        <w:t xml:space="preserve">– </w:t>
      </w:r>
      <w:r w:rsidR="00AE17D0">
        <w:rPr>
          <w:rFonts w:ascii="Consolas" w:hAnsi="Consolas" w:cs="Consolas"/>
          <w:sz w:val="24"/>
          <w:szCs w:val="24"/>
          <w:lang w:val="mn-MN"/>
        </w:rPr>
        <w:t xml:space="preserve">Тахианы мах </w:t>
      </w:r>
    </w:p>
    <w:p w14:paraId="454F1EB1" w14:textId="77777777" w:rsidR="00AE17D0" w:rsidRDefault="00AE17D0" w:rsidP="00AE17D0">
      <w:pPr>
        <w:pStyle w:val="ListParagraph"/>
        <w:numPr>
          <w:ilvl w:val="0"/>
          <w:numId w:val="6"/>
        </w:numPr>
        <w:rPr>
          <w:rFonts w:ascii="Consolas" w:hAnsi="Consolas" w:cs="Consolas"/>
          <w:sz w:val="24"/>
          <w:szCs w:val="24"/>
          <w:lang w:val="mn-MN"/>
        </w:rPr>
      </w:pPr>
      <w:r>
        <w:rPr>
          <w:rFonts w:ascii="Consolas" w:hAnsi="Consolas" w:cs="Consolas"/>
          <w:sz w:val="24"/>
          <w:szCs w:val="24"/>
          <w:lang w:val="mn-MN"/>
        </w:rPr>
        <w:t>Орос өндөг</w:t>
      </w:r>
    </w:p>
    <w:p w14:paraId="07593E6D" w14:textId="77777777" w:rsidR="00AE17D0" w:rsidRDefault="00AE17D0" w:rsidP="00AE17D0">
      <w:pPr>
        <w:pStyle w:val="ListParagraph"/>
        <w:numPr>
          <w:ilvl w:val="0"/>
          <w:numId w:val="6"/>
        </w:numPr>
        <w:rPr>
          <w:rFonts w:ascii="Consolas" w:hAnsi="Consolas" w:cs="Consolas"/>
          <w:sz w:val="24"/>
          <w:szCs w:val="24"/>
          <w:lang w:val="mn-MN"/>
        </w:rPr>
      </w:pPr>
      <w:r>
        <w:rPr>
          <w:rFonts w:ascii="Consolas" w:hAnsi="Consolas" w:cs="Consolas"/>
          <w:sz w:val="24"/>
          <w:szCs w:val="24"/>
          <w:lang w:val="mn-MN"/>
        </w:rPr>
        <w:t xml:space="preserve">Европ жимс </w:t>
      </w:r>
    </w:p>
    <w:p w14:paraId="05BC9213" w14:textId="77777777" w:rsidR="00AE17D0" w:rsidRDefault="00AE17D0" w:rsidP="00AE17D0">
      <w:pPr>
        <w:rPr>
          <w:rFonts w:ascii="Consolas" w:hAnsi="Consolas" w:cs="Consolas"/>
          <w:sz w:val="24"/>
          <w:szCs w:val="24"/>
          <w:lang w:val="mn-MN"/>
        </w:rPr>
      </w:pPr>
      <w:r>
        <w:rPr>
          <w:rFonts w:ascii="Consolas" w:hAnsi="Consolas" w:cs="Consolas"/>
          <w:sz w:val="24"/>
          <w:szCs w:val="24"/>
          <w:lang w:val="mn-MN"/>
        </w:rPr>
        <w:t xml:space="preserve">Ангилал дотороос яаж дуудах вэ. </w:t>
      </w:r>
    </w:p>
    <w:p w14:paraId="2E3C9867" w14:textId="6348C04C" w:rsidR="00AE17D0" w:rsidRDefault="00AE17D0" w:rsidP="00AE17D0">
      <w:pPr>
        <w:rPr>
          <w:rFonts w:ascii="Consolas" w:hAnsi="Consolas" w:cs="Consolas"/>
          <w:sz w:val="24"/>
          <w:szCs w:val="24"/>
          <w:lang w:val="mn-MN"/>
        </w:rPr>
      </w:pPr>
      <w:proofErr w:type="spellStart"/>
      <w:proofErr w:type="gramStart"/>
      <w:r>
        <w:rPr>
          <w:rFonts w:ascii="Consolas" w:hAnsi="Consolas" w:cs="Consolas"/>
          <w:sz w:val="24"/>
          <w:szCs w:val="24"/>
        </w:rPr>
        <w:t>Index.php</w:t>
      </w:r>
      <w:proofErr w:type="spellEnd"/>
      <w:r>
        <w:rPr>
          <w:rFonts w:ascii="Consolas" w:hAnsi="Consolas" w:cs="Consolas"/>
          <w:sz w:val="24"/>
          <w:szCs w:val="24"/>
        </w:rPr>
        <w:t xml:space="preserve"> </w:t>
      </w:r>
      <w:r w:rsidR="00B8306C">
        <w:rPr>
          <w:rFonts w:ascii="Consolas" w:hAnsi="Consolas" w:cs="Consolas"/>
          <w:sz w:val="24"/>
          <w:szCs w:val="24"/>
        </w:rPr>
        <w:t xml:space="preserve"> slider</w:t>
      </w:r>
      <w:proofErr w:type="gramEnd"/>
      <w:r>
        <w:rPr>
          <w:rFonts w:ascii="Consolas" w:hAnsi="Consolas" w:cs="Consolas"/>
          <w:sz w:val="24"/>
          <w:szCs w:val="24"/>
        </w:rPr>
        <w:t xml:space="preserve"> </w:t>
      </w:r>
      <w:r>
        <w:rPr>
          <w:rFonts w:ascii="Consolas" w:hAnsi="Consolas" w:cs="Consolas"/>
          <w:sz w:val="24"/>
          <w:szCs w:val="24"/>
          <w:lang w:val="mn-MN"/>
        </w:rPr>
        <w:t xml:space="preserve">дотол очоод </w:t>
      </w:r>
    </w:p>
    <w:p w14:paraId="65AF756B" w14:textId="77777777" w:rsidR="00AE17D0" w:rsidRPr="00AE17D0" w:rsidRDefault="00AE17D0" w:rsidP="00AE17D0">
      <w:pPr>
        <w:rPr>
          <w:rFonts w:ascii="Consolas" w:hAnsi="Consolas" w:cs="Consolas"/>
          <w:b/>
          <w:sz w:val="24"/>
          <w:szCs w:val="24"/>
          <w:lang w:val="mn-MN"/>
        </w:rPr>
      </w:pPr>
      <w:r w:rsidRPr="00AE17D0">
        <w:rPr>
          <w:rFonts w:ascii="Consolas" w:hAnsi="Consolas" w:cs="Consolas"/>
          <w:b/>
          <w:sz w:val="24"/>
          <w:szCs w:val="24"/>
          <w:lang w:val="mn-MN"/>
        </w:rPr>
        <w:t>давталт эхлэх</w:t>
      </w:r>
    </w:p>
    <w:p w14:paraId="17386716" w14:textId="77777777" w:rsidR="00DB201E" w:rsidRDefault="002632A1" w:rsidP="00AE17D0">
      <w:pPr>
        <w:rPr>
          <w:rFonts w:ascii="Consolas" w:hAnsi="Consolas" w:cs="Consolas"/>
          <w:sz w:val="24"/>
          <w:szCs w:val="24"/>
          <w:lang w:val="mn-MN"/>
        </w:rPr>
      </w:pPr>
      <w:r w:rsidRPr="002632A1">
        <w:rPr>
          <w:rFonts w:ascii="Consolas" w:hAnsi="Consolas" w:cs="Consolas"/>
          <w:sz w:val="24"/>
          <w:szCs w:val="24"/>
          <w:lang w:val="mn-MN"/>
        </w:rPr>
        <w:t xml:space="preserve">$args = array( 'post_type' =&gt; 'slider', </w:t>
      </w:r>
      <w:r w:rsidRPr="002632A1">
        <w:rPr>
          <w:rFonts w:ascii="Consolas" w:hAnsi="Consolas" w:cs="Consolas"/>
          <w:sz w:val="24"/>
          <w:szCs w:val="24"/>
          <w:highlight w:val="green"/>
          <w:lang w:val="mn-MN"/>
        </w:rPr>
        <w:t>'angilal' =&gt; 'test-angilal-2',</w:t>
      </w:r>
      <w:r w:rsidRPr="002632A1">
        <w:rPr>
          <w:rFonts w:ascii="Consolas" w:hAnsi="Consolas" w:cs="Consolas"/>
          <w:sz w:val="24"/>
          <w:szCs w:val="24"/>
          <w:lang w:val="mn-MN"/>
        </w:rPr>
        <w:t xml:space="preserve"> 'post_per_page' =&gt; 5, 'order' =&gt; 'ASC',);</w:t>
      </w:r>
      <w:r w:rsidR="00DB201E" w:rsidRPr="00AE17D0">
        <w:rPr>
          <w:rFonts w:ascii="Consolas" w:hAnsi="Consolas" w:cs="Consolas"/>
          <w:sz w:val="24"/>
          <w:szCs w:val="24"/>
          <w:lang w:val="mn-MN"/>
        </w:rPr>
        <w:t xml:space="preserve"> </w:t>
      </w:r>
    </w:p>
    <w:p w14:paraId="69D768F8" w14:textId="77777777" w:rsidR="002632A1" w:rsidRDefault="002632A1" w:rsidP="00AE17D0">
      <w:pPr>
        <w:rPr>
          <w:rFonts w:ascii="Consolas" w:hAnsi="Consolas" w:cs="Consolas"/>
          <w:sz w:val="24"/>
          <w:szCs w:val="24"/>
          <w:lang w:val="mn-MN"/>
        </w:rPr>
      </w:pPr>
    </w:p>
    <w:p w14:paraId="07E2D1DB" w14:textId="77777777" w:rsidR="002632A1" w:rsidRDefault="002632A1" w:rsidP="00AE17D0">
      <w:pPr>
        <w:rPr>
          <w:rFonts w:ascii="Consolas" w:hAnsi="Consolas" w:cs="Consolas"/>
          <w:sz w:val="24"/>
          <w:szCs w:val="24"/>
          <w:lang w:val="mn-MN"/>
        </w:rPr>
      </w:pPr>
    </w:p>
    <w:p w14:paraId="23997748" w14:textId="77777777" w:rsidR="002632A1" w:rsidRDefault="002632A1" w:rsidP="00AE17D0">
      <w:pPr>
        <w:rPr>
          <w:rFonts w:ascii="Consolas" w:hAnsi="Consolas" w:cs="Consolas"/>
          <w:sz w:val="24"/>
          <w:szCs w:val="24"/>
          <w:lang w:val="mn-MN"/>
        </w:rPr>
      </w:pPr>
      <w:r>
        <w:rPr>
          <w:rFonts w:ascii="Consolas" w:hAnsi="Consolas" w:cs="Consolas"/>
          <w:sz w:val="24"/>
          <w:szCs w:val="24"/>
        </w:rPr>
        <w:t xml:space="preserve">Icon </w:t>
      </w:r>
      <w:r>
        <w:rPr>
          <w:rFonts w:ascii="Consolas" w:hAnsi="Consolas" w:cs="Consolas"/>
          <w:sz w:val="24"/>
          <w:szCs w:val="24"/>
          <w:lang w:val="mn-MN"/>
        </w:rPr>
        <w:t xml:space="preserve">оруулж ирэх </w:t>
      </w:r>
    </w:p>
    <w:p w14:paraId="5181CBE3" w14:textId="77777777" w:rsidR="002632A1" w:rsidRDefault="002632A1" w:rsidP="00AE17D0">
      <w:pPr>
        <w:rPr>
          <w:rFonts w:ascii="Consolas" w:hAnsi="Consolas" w:cs="Consolas"/>
          <w:sz w:val="24"/>
          <w:szCs w:val="24"/>
          <w:lang w:val="mn-MN"/>
        </w:rPr>
      </w:pPr>
    </w:p>
    <w:p w14:paraId="7B77AF49" w14:textId="77777777" w:rsidR="002632A1" w:rsidRDefault="007C6766" w:rsidP="00AE17D0">
      <w:pPr>
        <w:rPr>
          <w:rFonts w:ascii="Consolas" w:hAnsi="Consolas" w:cs="Consolas"/>
          <w:sz w:val="24"/>
          <w:szCs w:val="24"/>
          <w:lang w:val="mn-MN"/>
        </w:rPr>
      </w:pPr>
      <w:hyperlink r:id="rId25" w:history="1">
        <w:r w:rsidR="002632A1" w:rsidRPr="00EC715D">
          <w:rPr>
            <w:rStyle w:val="Hyperlink"/>
            <w:rFonts w:ascii="Consolas" w:hAnsi="Consolas" w:cs="Consolas"/>
            <w:sz w:val="24"/>
            <w:szCs w:val="24"/>
            <w:lang w:val="mn-MN"/>
          </w:rPr>
          <w:t>https://materialdesignicons.com/</w:t>
        </w:r>
      </w:hyperlink>
    </w:p>
    <w:p w14:paraId="398C6BF8" w14:textId="77777777" w:rsidR="002632A1" w:rsidRDefault="002632A1" w:rsidP="00AE17D0">
      <w:pPr>
        <w:rPr>
          <w:rFonts w:ascii="Consolas" w:hAnsi="Consolas" w:cs="Consolas"/>
          <w:sz w:val="24"/>
          <w:szCs w:val="24"/>
        </w:rPr>
      </w:pPr>
      <w:r>
        <w:rPr>
          <w:rFonts w:ascii="Consolas" w:hAnsi="Consolas" w:cs="Consolas"/>
          <w:sz w:val="24"/>
          <w:szCs w:val="24"/>
        </w:rPr>
        <w:lastRenderedPageBreak/>
        <w:t xml:space="preserve">search </w:t>
      </w:r>
      <w:r>
        <w:rPr>
          <w:rFonts w:ascii="Consolas" w:hAnsi="Consolas" w:cs="Consolas"/>
          <w:sz w:val="24"/>
          <w:szCs w:val="24"/>
          <w:lang w:val="mn-MN"/>
        </w:rPr>
        <w:t xml:space="preserve">дээр </w:t>
      </w:r>
      <w:proofErr w:type="spellStart"/>
      <w:r>
        <w:rPr>
          <w:rFonts w:ascii="Consolas" w:hAnsi="Consolas" w:cs="Consolas"/>
          <w:sz w:val="24"/>
          <w:szCs w:val="24"/>
        </w:rPr>
        <w:t>maghify</w:t>
      </w:r>
      <w:proofErr w:type="spellEnd"/>
    </w:p>
    <w:p w14:paraId="5B16EB06" w14:textId="77777777" w:rsidR="002632A1" w:rsidRDefault="002632A1" w:rsidP="002632A1">
      <w:pPr>
        <w:pStyle w:val="ListParagraph"/>
        <w:numPr>
          <w:ilvl w:val="0"/>
          <w:numId w:val="7"/>
        </w:numPr>
        <w:rPr>
          <w:rFonts w:ascii="Consolas" w:hAnsi="Consolas" w:cs="Consolas"/>
          <w:sz w:val="24"/>
          <w:szCs w:val="24"/>
        </w:rPr>
      </w:pPr>
      <w:r>
        <w:rPr>
          <w:rFonts w:ascii="Consolas" w:hAnsi="Consolas" w:cs="Consolas"/>
          <w:sz w:val="24"/>
          <w:szCs w:val="24"/>
        </w:rPr>
        <w:t xml:space="preserve">Download – </w:t>
      </w:r>
      <w:proofErr w:type="spellStart"/>
      <w:r>
        <w:rPr>
          <w:rFonts w:ascii="Consolas" w:hAnsi="Consolas" w:cs="Consolas"/>
          <w:sz w:val="24"/>
          <w:szCs w:val="24"/>
        </w:rPr>
        <w:t>cdn</w:t>
      </w:r>
      <w:proofErr w:type="spellEnd"/>
      <w:r>
        <w:rPr>
          <w:rFonts w:ascii="Consolas" w:hAnsi="Consolas" w:cs="Consolas"/>
          <w:sz w:val="24"/>
          <w:szCs w:val="24"/>
        </w:rPr>
        <w:t xml:space="preserve"> </w:t>
      </w:r>
      <w:r>
        <w:rPr>
          <w:rFonts w:ascii="Consolas" w:hAnsi="Consolas" w:cs="Consolas"/>
          <w:sz w:val="24"/>
          <w:szCs w:val="24"/>
          <w:lang w:val="mn-MN"/>
        </w:rPr>
        <w:t xml:space="preserve">буюу </w:t>
      </w:r>
      <w:r>
        <w:rPr>
          <w:rFonts w:ascii="Consolas" w:hAnsi="Consolas" w:cs="Consolas"/>
          <w:sz w:val="24"/>
          <w:szCs w:val="24"/>
        </w:rPr>
        <w:t xml:space="preserve">link tag </w:t>
      </w:r>
    </w:p>
    <w:p w14:paraId="19432E88" w14:textId="77777777" w:rsidR="00AB6010" w:rsidRPr="00AB6010" w:rsidRDefault="00AB6010" w:rsidP="00AB6010">
      <w:pPr>
        <w:pStyle w:val="ListParagraph"/>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AB6010">
        <w:rPr>
          <w:rFonts w:ascii="Consolas" w:eastAsia="Times New Roman" w:hAnsi="Consolas" w:cs="Consolas"/>
          <w:color w:val="333333"/>
          <w:sz w:val="20"/>
          <w:szCs w:val="20"/>
        </w:rPr>
        <w:t xml:space="preserve">&lt;link </w:t>
      </w:r>
      <w:proofErr w:type="spellStart"/>
      <w:r w:rsidRPr="00AB6010">
        <w:rPr>
          <w:rFonts w:ascii="Consolas" w:eastAsia="Times New Roman" w:hAnsi="Consolas" w:cs="Consolas"/>
          <w:color w:val="333333"/>
          <w:sz w:val="20"/>
          <w:szCs w:val="20"/>
        </w:rPr>
        <w:t>rel</w:t>
      </w:r>
      <w:proofErr w:type="spellEnd"/>
      <w:r w:rsidRPr="00AB6010">
        <w:rPr>
          <w:rFonts w:ascii="Consolas" w:eastAsia="Times New Roman" w:hAnsi="Consolas" w:cs="Consolas"/>
          <w:color w:val="333333"/>
          <w:sz w:val="20"/>
          <w:szCs w:val="20"/>
        </w:rPr>
        <w:t>="stylesheet" href="//cdn.materialdesignicons.com/5.4.55/css/materialdesignicons.min.css"&gt;</w:t>
      </w:r>
    </w:p>
    <w:p w14:paraId="415CD9B8" w14:textId="77777777" w:rsidR="00AB6010" w:rsidRDefault="00AB6010" w:rsidP="00AB6010">
      <w:pPr>
        <w:rPr>
          <w:rFonts w:ascii="Consolas" w:hAnsi="Consolas" w:cs="Consolas"/>
          <w:sz w:val="24"/>
          <w:szCs w:val="24"/>
          <w:lang w:val="mn-MN"/>
        </w:rPr>
      </w:pPr>
      <w:r>
        <w:rPr>
          <w:rFonts w:ascii="Consolas" w:hAnsi="Consolas" w:cs="Consolas"/>
          <w:sz w:val="24"/>
          <w:szCs w:val="24"/>
          <w:lang w:val="mn-MN"/>
        </w:rPr>
        <w:t xml:space="preserve">Сайтын </w:t>
      </w:r>
      <w:proofErr w:type="spellStart"/>
      <w:r>
        <w:rPr>
          <w:rFonts w:ascii="Consolas" w:hAnsi="Consolas" w:cs="Consolas"/>
          <w:sz w:val="24"/>
          <w:szCs w:val="24"/>
        </w:rPr>
        <w:t>header.php</w:t>
      </w:r>
      <w:proofErr w:type="spellEnd"/>
      <w:r>
        <w:rPr>
          <w:rFonts w:ascii="Consolas" w:hAnsi="Consolas" w:cs="Consolas"/>
          <w:sz w:val="24"/>
          <w:szCs w:val="24"/>
        </w:rPr>
        <w:t xml:space="preserve"> </w:t>
      </w:r>
      <w:r>
        <w:rPr>
          <w:rFonts w:ascii="Consolas" w:hAnsi="Consolas" w:cs="Consolas"/>
          <w:sz w:val="24"/>
          <w:szCs w:val="24"/>
          <w:lang w:val="mn-MN"/>
        </w:rPr>
        <w:t xml:space="preserve">Дотор холбоод өгөх юм. Ингэсээр энэ доторх </w:t>
      </w:r>
      <w:r>
        <w:rPr>
          <w:rFonts w:ascii="Consolas" w:hAnsi="Consolas" w:cs="Consolas"/>
          <w:sz w:val="24"/>
          <w:szCs w:val="24"/>
        </w:rPr>
        <w:t>icon</w:t>
      </w:r>
      <w:r>
        <w:rPr>
          <w:rFonts w:ascii="Consolas" w:hAnsi="Consolas" w:cs="Consolas"/>
          <w:sz w:val="24"/>
          <w:szCs w:val="24"/>
          <w:lang w:val="mn-MN"/>
        </w:rPr>
        <w:t xml:space="preserve">-оос хүссэн </w:t>
      </w:r>
    </w:p>
    <w:p w14:paraId="2219382B" w14:textId="77777777" w:rsidR="00AB6010" w:rsidRDefault="00AB6010" w:rsidP="00AB6010">
      <w:pPr>
        <w:rPr>
          <w:rFonts w:ascii="Consolas" w:hAnsi="Consolas" w:cs="Consolas"/>
          <w:sz w:val="24"/>
          <w:szCs w:val="24"/>
          <w:lang w:val="mn-MN"/>
        </w:rPr>
      </w:pPr>
      <w:r>
        <w:rPr>
          <w:rFonts w:ascii="Consolas" w:hAnsi="Consolas" w:cs="Consolas"/>
          <w:sz w:val="24"/>
          <w:szCs w:val="24"/>
        </w:rPr>
        <w:t>icon</w:t>
      </w:r>
      <w:r>
        <w:rPr>
          <w:rFonts w:ascii="Consolas" w:hAnsi="Consolas" w:cs="Consolas"/>
          <w:sz w:val="24"/>
          <w:szCs w:val="24"/>
          <w:lang w:val="mn-MN"/>
        </w:rPr>
        <w:t xml:space="preserve">-оо ашиглан. </w:t>
      </w:r>
    </w:p>
    <w:p w14:paraId="3C8C98AC" w14:textId="77777777" w:rsidR="002632A1" w:rsidRDefault="00AB6010" w:rsidP="00AB6010">
      <w:pPr>
        <w:rPr>
          <w:rFonts w:ascii="Consolas" w:hAnsi="Consolas" w:cs="Consolas"/>
          <w:sz w:val="24"/>
          <w:szCs w:val="24"/>
          <w:lang w:val="mn-MN"/>
        </w:rPr>
      </w:pPr>
      <w:r w:rsidRPr="00AB6010">
        <w:rPr>
          <w:rFonts w:ascii="Consolas" w:hAnsi="Consolas" w:cs="Consolas"/>
          <w:sz w:val="24"/>
          <w:szCs w:val="24"/>
          <w:lang w:val="mn-MN"/>
        </w:rPr>
        <w:t>&lt;i class="mdi mdi-calendar-blank"&gt;&lt;/i&gt;</w:t>
      </w:r>
      <w:r>
        <w:rPr>
          <w:rFonts w:ascii="Consolas" w:hAnsi="Consolas" w:cs="Consolas"/>
          <w:sz w:val="24"/>
          <w:szCs w:val="24"/>
          <w:lang w:val="mn-MN"/>
        </w:rPr>
        <w:t xml:space="preserve"> </w:t>
      </w:r>
    </w:p>
    <w:p w14:paraId="78C9CA29" w14:textId="77777777" w:rsidR="00AB6010" w:rsidRDefault="00AB6010" w:rsidP="00AB6010">
      <w:pPr>
        <w:rPr>
          <w:rFonts w:ascii="Consolas" w:hAnsi="Consolas" w:cs="Consolas"/>
          <w:sz w:val="24"/>
          <w:szCs w:val="24"/>
          <w:lang w:val="mn-MN"/>
        </w:rPr>
      </w:pPr>
      <w:r>
        <w:rPr>
          <w:rFonts w:ascii="Consolas" w:hAnsi="Consolas" w:cs="Consolas"/>
          <w:sz w:val="24"/>
          <w:szCs w:val="24"/>
          <w:lang w:val="mn-MN"/>
        </w:rPr>
        <w:t xml:space="preserve">Хэлбэржүүлэхдээ </w:t>
      </w:r>
      <w:r>
        <w:rPr>
          <w:rFonts w:ascii="Consolas" w:hAnsi="Consolas" w:cs="Consolas"/>
          <w:sz w:val="24"/>
          <w:szCs w:val="24"/>
        </w:rPr>
        <w:t>class –</w:t>
      </w:r>
      <w:r>
        <w:rPr>
          <w:rFonts w:ascii="Consolas" w:hAnsi="Consolas" w:cs="Consolas"/>
          <w:sz w:val="24"/>
          <w:szCs w:val="24"/>
          <w:lang w:val="mn-MN"/>
        </w:rPr>
        <w:t xml:space="preserve">аар хэлбэржүүлж болно. </w:t>
      </w:r>
    </w:p>
    <w:p w14:paraId="705D7244" w14:textId="77777777" w:rsidR="00932F2F" w:rsidRDefault="00932F2F" w:rsidP="00AB6010">
      <w:pPr>
        <w:rPr>
          <w:rFonts w:ascii="Consolas" w:hAnsi="Consolas" w:cs="Consolas"/>
          <w:sz w:val="24"/>
          <w:szCs w:val="24"/>
          <w:lang w:val="mn-MN"/>
        </w:rPr>
      </w:pPr>
    </w:p>
    <w:p w14:paraId="4BF57FC8" w14:textId="77777777" w:rsidR="00932F2F" w:rsidRDefault="00932F2F" w:rsidP="00932F2F">
      <w:pPr>
        <w:jc w:val="center"/>
        <w:rPr>
          <w:rFonts w:ascii="Consolas" w:hAnsi="Consolas" w:cs="Consolas"/>
          <w:b/>
          <w:sz w:val="24"/>
          <w:szCs w:val="24"/>
          <w:lang w:val="mn-MN"/>
        </w:rPr>
      </w:pPr>
      <w:r w:rsidRPr="00932F2F">
        <w:rPr>
          <w:rFonts w:ascii="Consolas" w:hAnsi="Consolas" w:cs="Consolas"/>
          <w:b/>
          <w:sz w:val="24"/>
          <w:szCs w:val="24"/>
          <w:lang w:val="mn-MN"/>
        </w:rPr>
        <w:t>Бусад хуудасны дизиан</w:t>
      </w:r>
    </w:p>
    <w:p w14:paraId="2433F6D9" w14:textId="77777777" w:rsidR="00932F2F" w:rsidRPr="003D200D" w:rsidRDefault="00932F2F" w:rsidP="00932F2F">
      <w:pPr>
        <w:rPr>
          <w:rFonts w:ascii="Consolas" w:hAnsi="Consolas" w:cs="Consolas"/>
          <w:sz w:val="24"/>
          <w:szCs w:val="24"/>
          <w:lang w:val="mn-MN"/>
        </w:rPr>
      </w:pPr>
      <w:r w:rsidRPr="003D200D">
        <w:rPr>
          <w:rFonts w:ascii="Consolas" w:hAnsi="Consolas" w:cs="Consolas"/>
          <w:sz w:val="24"/>
          <w:szCs w:val="24"/>
          <w:lang w:val="mn-MN"/>
        </w:rPr>
        <w:t xml:space="preserve">Үндсэн зүйл </w:t>
      </w:r>
    </w:p>
    <w:p w14:paraId="7891987A"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Page </w:t>
      </w:r>
      <w:r w:rsidRPr="003D200D">
        <w:rPr>
          <w:rFonts w:ascii="Consolas" w:hAnsi="Consolas" w:cs="Consolas"/>
          <w:sz w:val="24"/>
          <w:szCs w:val="24"/>
          <w:lang w:val="mn-MN"/>
        </w:rPr>
        <w:t xml:space="preserve">  </w:t>
      </w:r>
      <w:r w:rsidRPr="003D200D">
        <w:rPr>
          <w:rFonts w:ascii="Consolas" w:hAnsi="Consolas" w:cs="Consolas"/>
          <w:sz w:val="24"/>
          <w:szCs w:val="24"/>
          <w:lang w:val="mn-MN"/>
        </w:rPr>
        <w:tab/>
      </w:r>
    </w:p>
    <w:p w14:paraId="049382A0"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Single </w:t>
      </w:r>
    </w:p>
    <w:p w14:paraId="2A06E2CF" w14:textId="77777777" w:rsidR="00932F2F" w:rsidRPr="003D200D" w:rsidRDefault="00932F2F" w:rsidP="00932F2F">
      <w:pPr>
        <w:rPr>
          <w:rFonts w:ascii="Consolas" w:hAnsi="Consolas" w:cs="Consolas"/>
          <w:sz w:val="24"/>
          <w:szCs w:val="24"/>
        </w:rPr>
      </w:pPr>
      <w:r w:rsidRPr="003D200D">
        <w:rPr>
          <w:rFonts w:ascii="Consolas" w:hAnsi="Consolas" w:cs="Consolas"/>
          <w:sz w:val="24"/>
          <w:szCs w:val="24"/>
        </w:rPr>
        <w:t xml:space="preserve">Category </w:t>
      </w:r>
    </w:p>
    <w:p w14:paraId="6537D8E4" w14:textId="77777777" w:rsidR="00932F2F" w:rsidRPr="003D200D" w:rsidRDefault="00932F2F" w:rsidP="00932F2F">
      <w:pPr>
        <w:rPr>
          <w:rFonts w:ascii="Consolas" w:hAnsi="Consolas" w:cs="Consolas"/>
          <w:sz w:val="24"/>
          <w:szCs w:val="24"/>
          <w:lang w:val="mn-MN"/>
        </w:rPr>
      </w:pPr>
      <w:proofErr w:type="spellStart"/>
      <w:r w:rsidRPr="003D200D">
        <w:rPr>
          <w:rFonts w:ascii="Consolas" w:hAnsi="Consolas" w:cs="Consolas"/>
          <w:sz w:val="24"/>
          <w:szCs w:val="24"/>
        </w:rPr>
        <w:t>Archive.php</w:t>
      </w:r>
      <w:proofErr w:type="spellEnd"/>
      <w:r w:rsidR="003D200D" w:rsidRPr="003D200D">
        <w:rPr>
          <w:rFonts w:ascii="Consolas" w:hAnsi="Consolas" w:cs="Consolas"/>
          <w:sz w:val="24"/>
          <w:szCs w:val="24"/>
        </w:rPr>
        <w:t xml:space="preserve"> – </w:t>
      </w:r>
      <w:r w:rsidR="003D200D" w:rsidRPr="003D200D">
        <w:rPr>
          <w:rFonts w:ascii="Consolas" w:hAnsi="Consolas" w:cs="Consolas"/>
          <w:sz w:val="24"/>
          <w:szCs w:val="24"/>
          <w:lang w:val="mn-MN"/>
        </w:rPr>
        <w:t>Ямар нэгэн ангилал руу дараад ороход олон харагдаж байгааг хэлнэ</w:t>
      </w:r>
    </w:p>
    <w:p w14:paraId="2A889DC9" w14:textId="77777777" w:rsidR="00932F2F" w:rsidRPr="003D200D" w:rsidRDefault="00932F2F" w:rsidP="00932F2F">
      <w:pPr>
        <w:rPr>
          <w:rFonts w:ascii="Consolas" w:hAnsi="Consolas" w:cs="Consolas"/>
          <w:sz w:val="24"/>
          <w:szCs w:val="24"/>
          <w:lang w:val="mn-MN"/>
        </w:rPr>
      </w:pPr>
      <w:proofErr w:type="spellStart"/>
      <w:r w:rsidRPr="003D200D">
        <w:rPr>
          <w:rFonts w:ascii="Consolas" w:hAnsi="Consolas" w:cs="Consolas"/>
          <w:sz w:val="24"/>
          <w:szCs w:val="24"/>
        </w:rPr>
        <w:t>Single.php</w:t>
      </w:r>
      <w:proofErr w:type="spellEnd"/>
      <w:r w:rsidR="003D200D" w:rsidRPr="003D200D">
        <w:rPr>
          <w:rFonts w:ascii="Consolas" w:hAnsi="Consolas" w:cs="Consolas"/>
          <w:sz w:val="24"/>
          <w:szCs w:val="24"/>
        </w:rPr>
        <w:t xml:space="preserve"> – </w:t>
      </w:r>
      <w:r w:rsidR="003D200D" w:rsidRPr="003D200D">
        <w:rPr>
          <w:rFonts w:ascii="Consolas" w:hAnsi="Consolas" w:cs="Consolas"/>
          <w:sz w:val="24"/>
          <w:szCs w:val="24"/>
          <w:lang w:val="mn-MN"/>
        </w:rPr>
        <w:t xml:space="preserve">тухайн </w:t>
      </w:r>
      <w:r w:rsidR="003D200D" w:rsidRPr="003D200D">
        <w:rPr>
          <w:rFonts w:ascii="Consolas" w:hAnsi="Consolas" w:cs="Consolas"/>
          <w:sz w:val="24"/>
          <w:szCs w:val="24"/>
        </w:rPr>
        <w:t>post</w:t>
      </w:r>
      <w:r w:rsidR="003D200D" w:rsidRPr="003D200D">
        <w:rPr>
          <w:rFonts w:ascii="Consolas" w:hAnsi="Consolas" w:cs="Consolas"/>
          <w:sz w:val="24"/>
          <w:szCs w:val="24"/>
          <w:lang w:val="mn-MN"/>
        </w:rPr>
        <w:t xml:space="preserve"> дээр дараад ороход ямар харагдах </w:t>
      </w:r>
    </w:p>
    <w:p w14:paraId="561A04A1" w14:textId="77777777" w:rsidR="003D200D" w:rsidRDefault="003D200D" w:rsidP="00932F2F">
      <w:pPr>
        <w:rPr>
          <w:rFonts w:ascii="Consolas" w:hAnsi="Consolas" w:cs="Consolas"/>
          <w:sz w:val="24"/>
          <w:szCs w:val="24"/>
          <w:lang w:val="mn-MN"/>
        </w:rPr>
      </w:pPr>
      <w:proofErr w:type="spellStart"/>
      <w:r w:rsidRPr="003D200D">
        <w:rPr>
          <w:rFonts w:ascii="Consolas" w:hAnsi="Consolas" w:cs="Consolas"/>
          <w:sz w:val="24"/>
          <w:szCs w:val="24"/>
        </w:rPr>
        <w:t>Page.php</w:t>
      </w:r>
      <w:proofErr w:type="spellEnd"/>
      <w:r w:rsidRPr="003D200D">
        <w:rPr>
          <w:rFonts w:ascii="Consolas" w:hAnsi="Consolas" w:cs="Consolas"/>
          <w:sz w:val="24"/>
          <w:szCs w:val="24"/>
          <w:lang w:val="mn-MN"/>
        </w:rPr>
        <w:t xml:space="preserve"> </w:t>
      </w:r>
      <w:r w:rsidRPr="003D200D">
        <w:rPr>
          <w:rFonts w:ascii="Consolas" w:hAnsi="Consolas" w:cs="Consolas"/>
          <w:sz w:val="24"/>
          <w:szCs w:val="24"/>
        </w:rPr>
        <w:t xml:space="preserve">– </w:t>
      </w:r>
      <w:r w:rsidRPr="003D200D">
        <w:rPr>
          <w:rFonts w:ascii="Consolas" w:hAnsi="Consolas" w:cs="Consolas"/>
          <w:sz w:val="24"/>
          <w:szCs w:val="24"/>
          <w:lang w:val="mn-MN"/>
        </w:rPr>
        <w:t xml:space="preserve">тухайн </w:t>
      </w:r>
      <w:r w:rsidRPr="003D200D">
        <w:rPr>
          <w:rFonts w:ascii="Consolas" w:hAnsi="Consolas" w:cs="Consolas"/>
          <w:sz w:val="24"/>
          <w:szCs w:val="24"/>
        </w:rPr>
        <w:t>page</w:t>
      </w:r>
      <w:r w:rsidRPr="003D200D">
        <w:rPr>
          <w:rFonts w:ascii="Consolas" w:hAnsi="Consolas" w:cs="Consolas"/>
          <w:sz w:val="24"/>
          <w:szCs w:val="24"/>
          <w:lang w:val="mn-MN"/>
        </w:rPr>
        <w:t xml:space="preserve"> дээр дараад ороход ямар харагдах Жнь Бидний тухай</w:t>
      </w:r>
    </w:p>
    <w:p w14:paraId="3F3081CF" w14:textId="77777777" w:rsidR="003D200D" w:rsidRDefault="003D200D" w:rsidP="00932F2F">
      <w:pPr>
        <w:rPr>
          <w:rFonts w:ascii="Consolas" w:hAnsi="Consolas" w:cs="Consolas"/>
          <w:sz w:val="24"/>
          <w:szCs w:val="24"/>
          <w:lang w:val="mn-MN"/>
        </w:rPr>
      </w:pPr>
    </w:p>
    <w:p w14:paraId="42F0BC90" w14:textId="77777777" w:rsidR="003D200D" w:rsidRPr="003D200D" w:rsidRDefault="003D200D" w:rsidP="003D200D">
      <w:pPr>
        <w:rPr>
          <w:rFonts w:ascii="Consolas" w:hAnsi="Consolas" w:cs="Consolas"/>
          <w:sz w:val="24"/>
          <w:szCs w:val="24"/>
          <w:lang w:val="mn-MN"/>
        </w:rPr>
      </w:pPr>
    </w:p>
    <w:p w14:paraId="287EBC67" w14:textId="77777777" w:rsidR="003D200D" w:rsidRPr="003D200D" w:rsidRDefault="003D200D" w:rsidP="003D200D">
      <w:pPr>
        <w:rPr>
          <w:rFonts w:ascii="Consolas" w:hAnsi="Consolas" w:cs="Consolas"/>
          <w:sz w:val="24"/>
          <w:szCs w:val="24"/>
          <w:lang w:val="mn-MN"/>
        </w:rPr>
      </w:pPr>
    </w:p>
    <w:p w14:paraId="210E77F6" w14:textId="77777777" w:rsidR="003D200D" w:rsidRPr="003D200D" w:rsidRDefault="003D200D" w:rsidP="003D200D">
      <w:pPr>
        <w:rPr>
          <w:rFonts w:ascii="Consolas" w:hAnsi="Consolas" w:cs="Consolas"/>
          <w:sz w:val="24"/>
          <w:szCs w:val="24"/>
          <w:lang w:val="mn-MN"/>
        </w:rPr>
      </w:pPr>
      <w:r w:rsidRPr="003D200D">
        <w:rPr>
          <w:rFonts w:ascii="Consolas" w:hAnsi="Consolas" w:cs="Consolas"/>
          <w:sz w:val="24"/>
          <w:szCs w:val="24"/>
          <w:lang w:val="mn-MN"/>
        </w:rPr>
        <w:t>page.php</w:t>
      </w:r>
    </w:p>
    <w:p w14:paraId="431CE937" w14:textId="77777777" w:rsidR="003D200D" w:rsidRPr="003D200D" w:rsidRDefault="003D200D" w:rsidP="003D200D">
      <w:pPr>
        <w:rPr>
          <w:rFonts w:ascii="Consolas" w:hAnsi="Consolas" w:cs="Consolas"/>
          <w:sz w:val="24"/>
          <w:szCs w:val="24"/>
          <w:lang w:val="mn-MN"/>
        </w:rPr>
      </w:pPr>
      <w:r w:rsidRPr="003D200D">
        <w:rPr>
          <w:rFonts w:ascii="Consolas" w:hAnsi="Consolas" w:cs="Consolas"/>
          <w:sz w:val="24"/>
          <w:szCs w:val="24"/>
          <w:lang w:val="mn-MN"/>
        </w:rPr>
        <w:t>&lt;?php get_header(); ?&gt;</w:t>
      </w:r>
    </w:p>
    <w:p w14:paraId="472BBC72" w14:textId="77777777" w:rsidR="003D200D" w:rsidRPr="003D200D" w:rsidRDefault="003D200D" w:rsidP="003D200D">
      <w:pPr>
        <w:rPr>
          <w:rFonts w:ascii="Consolas" w:hAnsi="Consolas" w:cs="Consolas"/>
          <w:sz w:val="24"/>
          <w:szCs w:val="24"/>
          <w:lang w:val="mn-MN"/>
        </w:rPr>
      </w:pPr>
    </w:p>
    <w:p w14:paraId="73E9369B" w14:textId="77777777" w:rsidR="003D200D" w:rsidRDefault="003D200D" w:rsidP="003D200D">
      <w:pPr>
        <w:rPr>
          <w:rFonts w:ascii="Consolas" w:hAnsi="Consolas" w:cs="Consolas"/>
          <w:sz w:val="24"/>
          <w:szCs w:val="24"/>
          <w:lang w:val="mn-MN"/>
        </w:rPr>
      </w:pPr>
      <w:r w:rsidRPr="003D200D">
        <w:rPr>
          <w:rFonts w:ascii="Consolas" w:hAnsi="Consolas" w:cs="Consolas"/>
          <w:sz w:val="24"/>
          <w:szCs w:val="24"/>
          <w:lang w:val="mn-MN"/>
        </w:rPr>
        <w:t>&lt;?php get_footer(); ?&gt;</w:t>
      </w:r>
    </w:p>
    <w:p w14:paraId="54E0C64D" w14:textId="77777777" w:rsidR="00A607A0" w:rsidRPr="00A607A0" w:rsidRDefault="00A607A0" w:rsidP="003D200D">
      <w:pPr>
        <w:rPr>
          <w:rFonts w:ascii="Consolas" w:hAnsi="Consolas" w:cs="Consolas"/>
          <w:sz w:val="24"/>
          <w:szCs w:val="24"/>
        </w:rPr>
      </w:pPr>
      <w:r>
        <w:rPr>
          <w:rFonts w:ascii="Consolas" w:hAnsi="Consolas" w:cs="Consolas"/>
          <w:sz w:val="24"/>
          <w:szCs w:val="24"/>
        </w:rPr>
        <w:t xml:space="preserve">Facebook </w:t>
      </w:r>
      <w:r w:rsidR="00B0781A">
        <w:rPr>
          <w:rFonts w:ascii="Consolas" w:hAnsi="Consolas" w:cs="Consolas"/>
          <w:sz w:val="24"/>
          <w:szCs w:val="24"/>
        </w:rPr>
        <w:t xml:space="preserve">page </w:t>
      </w:r>
      <w:r>
        <w:rPr>
          <w:rFonts w:ascii="Consolas" w:hAnsi="Consolas" w:cs="Consolas"/>
          <w:sz w:val="24"/>
          <w:szCs w:val="24"/>
        </w:rPr>
        <w:t>plugin</w:t>
      </w:r>
    </w:p>
    <w:p w14:paraId="4E246AB0" w14:textId="77777777" w:rsidR="00A607A0" w:rsidRDefault="007C6766" w:rsidP="003D200D">
      <w:pPr>
        <w:rPr>
          <w:rFonts w:ascii="Consolas" w:hAnsi="Consolas" w:cs="Consolas"/>
          <w:sz w:val="24"/>
          <w:szCs w:val="24"/>
          <w:lang w:val="mn-MN"/>
        </w:rPr>
      </w:pPr>
      <w:hyperlink r:id="rId26" w:history="1">
        <w:r w:rsidR="00B0781A" w:rsidRPr="00EC715D">
          <w:rPr>
            <w:rStyle w:val="Hyperlink"/>
            <w:rFonts w:ascii="Consolas" w:hAnsi="Consolas" w:cs="Consolas"/>
            <w:sz w:val="24"/>
            <w:szCs w:val="24"/>
            <w:lang w:val="mn-MN"/>
          </w:rPr>
          <w:t>https://developers.facebook.com/docs/plugins/page-plugin/</w:t>
        </w:r>
      </w:hyperlink>
    </w:p>
    <w:p w14:paraId="661DBF4C" w14:textId="77777777" w:rsidR="00B0781A" w:rsidRDefault="00B0781A" w:rsidP="003D200D">
      <w:pPr>
        <w:rPr>
          <w:rFonts w:ascii="Consolas" w:hAnsi="Consolas" w:cs="Consolas"/>
          <w:sz w:val="24"/>
          <w:szCs w:val="24"/>
        </w:rPr>
      </w:pPr>
      <w:r>
        <w:rPr>
          <w:rFonts w:ascii="Consolas" w:hAnsi="Consolas" w:cs="Consolas"/>
          <w:sz w:val="24"/>
          <w:szCs w:val="24"/>
        </w:rPr>
        <w:t xml:space="preserve">get code </w:t>
      </w:r>
    </w:p>
    <w:p w14:paraId="1E40ACE4" w14:textId="77777777" w:rsidR="00B0781A" w:rsidRDefault="00B0781A" w:rsidP="00B0781A">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323557FB"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"sLhzSnZ7"</w:t>
      </w:r>
      <w:r>
        <w:rPr>
          <w:rStyle w:val="tag"/>
          <w:rFonts w:ascii="Consolas" w:hAnsi="Consolas" w:cs="Consolas"/>
          <w:color w:val="000088"/>
          <w:sz w:val="21"/>
          <w:szCs w:val="21"/>
        </w:rPr>
        <w:t>&gt;&lt;/script&gt;</w:t>
      </w:r>
    </w:p>
    <w:p w14:paraId="437D1804" w14:textId="77777777" w:rsidR="00B0781A" w:rsidRDefault="00B0781A" w:rsidP="003D200D">
      <w:pPr>
        <w:rPr>
          <w:rFonts w:ascii="Consolas" w:hAnsi="Consolas" w:cs="Consolas"/>
          <w:sz w:val="24"/>
          <w:szCs w:val="24"/>
        </w:rPr>
      </w:pPr>
    </w:p>
    <w:p w14:paraId="310F3782"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lastRenderedPageBreak/>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"fb-page"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data-tabs</w:t>
      </w:r>
      <w:r>
        <w:rPr>
          <w:rStyle w:val="pun"/>
          <w:rFonts w:ascii="Consolas" w:hAnsi="Consolas" w:cs="Consolas"/>
          <w:color w:val="666600"/>
          <w:sz w:val="21"/>
          <w:szCs w:val="21"/>
        </w:rPr>
        <w:t>=</w:t>
      </w:r>
      <w:r>
        <w:rPr>
          <w:rStyle w:val="atv"/>
          <w:rFonts w:ascii="Consolas" w:hAnsi="Consolas" w:cs="Consolas"/>
          <w:color w:val="008800"/>
          <w:sz w:val="21"/>
          <w:szCs w:val="21"/>
        </w:rPr>
        <w:t>"timeline"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data-height</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data-small-header</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data-adapt-container-width</w:t>
      </w:r>
      <w:r>
        <w:rPr>
          <w:rStyle w:val="pun"/>
          <w:rFonts w:ascii="Consolas" w:hAnsi="Consolas" w:cs="Consolas"/>
          <w:color w:val="666600"/>
          <w:sz w:val="21"/>
          <w:szCs w:val="21"/>
        </w:rPr>
        <w:t>=</w:t>
      </w:r>
      <w:r>
        <w:rPr>
          <w:rStyle w:val="atv"/>
          <w:rFonts w:ascii="Consolas" w:hAnsi="Consolas" w:cs="Consolas"/>
          <w:color w:val="008800"/>
          <w:sz w:val="21"/>
          <w:szCs w:val="21"/>
        </w:rPr>
        <w:t>"true"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data-hide-cover</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data-show-</w:t>
      </w:r>
      <w:proofErr w:type="spellStart"/>
      <w:r>
        <w:rPr>
          <w:rStyle w:val="atn"/>
          <w:rFonts w:ascii="Consolas" w:hAnsi="Consolas" w:cs="Consolas"/>
          <w:color w:val="660066"/>
          <w:sz w:val="21"/>
          <w:szCs w:val="21"/>
        </w:rPr>
        <w:t>facepile</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"true"</w:t>
      </w:r>
      <w:r>
        <w:rPr>
          <w:rStyle w:val="tag"/>
          <w:rFonts w:ascii="Consolas" w:hAnsi="Consolas" w:cs="Consolas"/>
          <w:color w:val="000088"/>
          <w:sz w:val="21"/>
          <w:szCs w:val="21"/>
        </w:rPr>
        <w:t>&gt;&lt;blockquote</w:t>
      </w:r>
      <w:r>
        <w:rPr>
          <w:rStyle w:val="pln"/>
          <w:rFonts w:ascii="Consolas" w:hAnsi="Consolas" w:cs="Consolas"/>
          <w:color w:val="000000"/>
          <w:sz w:val="21"/>
          <w:szCs w:val="21"/>
        </w:rPr>
        <w:t xml:space="preserve"> </w:t>
      </w:r>
      <w:r>
        <w:rPr>
          <w:rStyle w:val="atn"/>
          <w:rFonts w:ascii="Consolas" w:hAnsi="Consolas" w:cs="Consolas"/>
          <w:color w:val="660066"/>
          <w:sz w:val="21"/>
          <w:szCs w:val="21"/>
        </w:rPr>
        <w:t>cite</w:t>
      </w:r>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w:t>
      </w:r>
      <w:proofErr w:type="spellStart"/>
      <w:r>
        <w:rPr>
          <w:rStyle w:val="atv"/>
          <w:rFonts w:ascii="Consolas" w:hAnsi="Consolas" w:cs="Consolas"/>
          <w:color w:val="008800"/>
          <w:sz w:val="21"/>
          <w:szCs w:val="21"/>
        </w:rPr>
        <w:t>xfbml</w:t>
      </w:r>
      <w:proofErr w:type="spellEnd"/>
      <w:r>
        <w:rPr>
          <w:rStyle w:val="atv"/>
          <w:rFonts w:ascii="Consolas" w:hAnsi="Consolas" w:cs="Consolas"/>
          <w:color w:val="008800"/>
          <w:sz w:val="21"/>
          <w:szCs w:val="21"/>
        </w:rPr>
        <w:t>-parse-ignore"</w:t>
      </w:r>
      <w:r>
        <w:rPr>
          <w:rStyle w:val="tag"/>
          <w:rFonts w:ascii="Consolas" w:hAnsi="Consolas" w:cs="Consolas"/>
          <w:color w:val="000088"/>
          <w:sz w:val="21"/>
          <w:szCs w:val="21"/>
        </w:rPr>
        <w:t>&gt;&lt;a</w:t>
      </w:r>
      <w:r>
        <w:rPr>
          <w:rStyle w:val="pln"/>
          <w:rFonts w:ascii="Consolas" w:hAnsi="Consolas" w:cs="Consolas"/>
          <w:color w:val="000000"/>
          <w:sz w:val="21"/>
          <w:szCs w:val="21"/>
        </w:rPr>
        <w:t xml:space="preserve"> </w:t>
      </w:r>
      <w:r>
        <w:rPr>
          <w:rStyle w:val="atn"/>
          <w:rFonts w:ascii="Consolas" w:hAnsi="Consolas" w:cs="Consolas"/>
          <w:color w:val="660066"/>
          <w:sz w:val="21"/>
          <w:szCs w:val="21"/>
        </w:rPr>
        <w:t>href</w:t>
      </w:r>
      <w:r>
        <w:rPr>
          <w:rStyle w:val="pun"/>
          <w:rFonts w:ascii="Consolas" w:hAnsi="Consolas" w:cs="Consolas"/>
          <w:color w:val="666600"/>
          <w:sz w:val="21"/>
          <w:szCs w:val="21"/>
        </w:rPr>
        <w:t>=</w:t>
      </w:r>
      <w:r>
        <w:rPr>
          <w:rStyle w:val="atv"/>
          <w:rFonts w:ascii="Consolas" w:hAnsi="Consolas" w:cs="Consolas"/>
          <w:color w:val="008800"/>
          <w:sz w:val="21"/>
          <w:szCs w:val="21"/>
        </w:rPr>
        <w:t>"https://www.facebook.com/facebook"</w:t>
      </w:r>
      <w:r>
        <w:rPr>
          <w:rStyle w:val="tag"/>
          <w:rFonts w:ascii="Consolas" w:hAnsi="Consolas" w:cs="Consolas"/>
          <w:color w:val="000088"/>
          <w:sz w:val="21"/>
          <w:szCs w:val="21"/>
        </w:rPr>
        <w:t>&gt;</w:t>
      </w:r>
      <w:r>
        <w:rPr>
          <w:rStyle w:val="pln"/>
          <w:rFonts w:ascii="Consolas" w:hAnsi="Consolas" w:cs="Consolas"/>
          <w:color w:val="000000"/>
          <w:sz w:val="21"/>
          <w:szCs w:val="21"/>
        </w:rPr>
        <w:t>Facebook</w:t>
      </w:r>
      <w:r>
        <w:rPr>
          <w:rStyle w:val="tag"/>
          <w:rFonts w:ascii="Consolas" w:hAnsi="Consolas" w:cs="Consolas"/>
          <w:color w:val="000088"/>
          <w:sz w:val="21"/>
          <w:szCs w:val="21"/>
        </w:rPr>
        <w:t>&lt;/a&gt;&lt;/blockquote&gt;&lt;/div&gt;</w:t>
      </w:r>
    </w:p>
    <w:p w14:paraId="2FD138D7" w14:textId="77777777" w:rsidR="00B0781A" w:rsidRDefault="00B0781A" w:rsidP="003D200D">
      <w:pPr>
        <w:rPr>
          <w:rFonts w:ascii="Consolas" w:hAnsi="Consolas" w:cs="Consolas"/>
          <w:sz w:val="24"/>
          <w:szCs w:val="24"/>
        </w:rPr>
      </w:pPr>
    </w:p>
    <w:p w14:paraId="087E55F1" w14:textId="77777777" w:rsidR="00B0781A" w:rsidRDefault="00B0781A" w:rsidP="003D200D">
      <w:pPr>
        <w:rPr>
          <w:rFonts w:ascii="Consolas" w:hAnsi="Consolas" w:cs="Consolas"/>
          <w:sz w:val="24"/>
          <w:szCs w:val="24"/>
        </w:rPr>
      </w:pPr>
      <w:r>
        <w:rPr>
          <w:rFonts w:ascii="Consolas" w:hAnsi="Consolas" w:cs="Consolas"/>
          <w:sz w:val="24"/>
          <w:szCs w:val="24"/>
        </w:rPr>
        <w:t xml:space="preserve">Facebook like share </w:t>
      </w:r>
    </w:p>
    <w:p w14:paraId="71B3BD1D" w14:textId="77777777" w:rsidR="00B0781A" w:rsidRDefault="00B0781A" w:rsidP="003D200D">
      <w:pPr>
        <w:rPr>
          <w:rFonts w:ascii="Consolas" w:hAnsi="Consolas" w:cs="Consolas"/>
          <w:sz w:val="24"/>
          <w:szCs w:val="24"/>
        </w:rPr>
      </w:pPr>
      <w:r w:rsidRPr="00B0781A">
        <w:rPr>
          <w:rFonts w:ascii="Consolas" w:hAnsi="Consolas" w:cs="Consolas"/>
          <w:sz w:val="24"/>
          <w:szCs w:val="24"/>
        </w:rPr>
        <w:t>https://developers.facebook.com/docs/plugins/like-button/</w:t>
      </w:r>
    </w:p>
    <w:p w14:paraId="176AF514" w14:textId="77777777" w:rsidR="00B0781A" w:rsidRDefault="00B0781A" w:rsidP="003D200D">
      <w:pPr>
        <w:rPr>
          <w:rFonts w:ascii="Consolas" w:hAnsi="Consolas" w:cs="Consolas"/>
          <w:sz w:val="24"/>
          <w:szCs w:val="24"/>
        </w:rPr>
      </w:pPr>
    </w:p>
    <w:p w14:paraId="7D48B756" w14:textId="77777777" w:rsidR="00B0781A" w:rsidRDefault="00B0781A" w:rsidP="00B0781A">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69AE4B7C"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"iW6KaWMV"</w:t>
      </w:r>
      <w:r>
        <w:rPr>
          <w:rStyle w:val="tag"/>
          <w:rFonts w:ascii="Consolas" w:hAnsi="Consolas" w:cs="Consolas"/>
          <w:color w:val="000088"/>
          <w:sz w:val="21"/>
          <w:szCs w:val="21"/>
        </w:rPr>
        <w:t>&gt;&lt;/script&gt;</w:t>
      </w:r>
    </w:p>
    <w:p w14:paraId="5E92CDF4" w14:textId="77777777" w:rsidR="00B0781A" w:rsidRDefault="00B0781A" w:rsidP="003D200D">
      <w:pPr>
        <w:rPr>
          <w:rFonts w:ascii="Consolas" w:hAnsi="Consolas" w:cs="Consolas"/>
          <w:sz w:val="24"/>
          <w:szCs w:val="24"/>
        </w:rPr>
      </w:pPr>
    </w:p>
    <w:p w14:paraId="40F3F7C9" w14:textId="77777777" w:rsidR="00EA567D" w:rsidRPr="00EA567D" w:rsidRDefault="00EA567D" w:rsidP="003D200D">
      <w:pPr>
        <w:rPr>
          <w:rFonts w:ascii="Consolas" w:hAnsi="Consolas" w:cs="Consolas"/>
          <w:sz w:val="24"/>
          <w:szCs w:val="24"/>
          <w:lang w:val="mn-MN"/>
        </w:rPr>
      </w:pPr>
      <w:r>
        <w:rPr>
          <w:rFonts w:ascii="Consolas" w:hAnsi="Consolas" w:cs="Consolas"/>
          <w:sz w:val="24"/>
          <w:szCs w:val="24"/>
          <w:lang w:val="mn-MN"/>
        </w:rPr>
        <w:t xml:space="preserve">Тухйан мэдээний линк холбоно. </w:t>
      </w:r>
    </w:p>
    <w:p w14:paraId="6A75B44E" w14:textId="77777777" w:rsidR="00B0781A" w:rsidRDefault="00B0781A" w:rsidP="00B0781A">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"fb-like"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w:t>
      </w:r>
      <w:r w:rsidR="00EA567D">
        <w:rPr>
          <w:rStyle w:val="atv"/>
          <w:rFonts w:ascii="Consolas" w:hAnsi="Consolas" w:cs="Consolas"/>
          <w:color w:val="008800"/>
          <w:sz w:val="21"/>
          <w:szCs w:val="21"/>
        </w:rPr>
        <w:t xml:space="preserve">&lt;?php </w:t>
      </w:r>
      <w:proofErr w:type="spellStart"/>
      <w:r w:rsidR="00EA567D">
        <w:rPr>
          <w:rStyle w:val="atv"/>
          <w:rFonts w:ascii="Consolas" w:hAnsi="Consolas" w:cs="Consolas"/>
          <w:color w:val="008800"/>
          <w:sz w:val="21"/>
          <w:szCs w:val="21"/>
        </w:rPr>
        <w:t>the_</w:t>
      </w:r>
      <w:proofErr w:type="gramStart"/>
      <w:r w:rsidR="00EA567D">
        <w:rPr>
          <w:rStyle w:val="atv"/>
          <w:rFonts w:ascii="Consolas" w:hAnsi="Consolas" w:cs="Consolas"/>
          <w:color w:val="008800"/>
          <w:sz w:val="21"/>
          <w:szCs w:val="21"/>
        </w:rPr>
        <w:t>permalink</w:t>
      </w:r>
      <w:proofErr w:type="spellEnd"/>
      <w:r w:rsidR="00EA567D">
        <w:rPr>
          <w:rStyle w:val="atv"/>
          <w:rFonts w:ascii="Consolas" w:hAnsi="Consolas" w:cs="Consolas"/>
          <w:color w:val="008800"/>
          <w:sz w:val="21"/>
          <w:szCs w:val="21"/>
        </w:rPr>
        <w:t>(</w:t>
      </w:r>
      <w:proofErr w:type="gramEnd"/>
      <w:r w:rsidR="00EA567D">
        <w:rPr>
          <w:rStyle w:val="atv"/>
          <w:rFonts w:ascii="Consolas" w:hAnsi="Consolas" w:cs="Consolas"/>
          <w:color w:val="008800"/>
          <w:sz w:val="21"/>
          <w:szCs w:val="21"/>
        </w:rPr>
        <w:t>); ?&gt;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data-layout</w:t>
      </w:r>
      <w:r>
        <w:rPr>
          <w:rStyle w:val="pun"/>
          <w:rFonts w:ascii="Consolas" w:hAnsi="Consolas" w:cs="Consolas"/>
          <w:color w:val="666600"/>
          <w:sz w:val="21"/>
          <w:szCs w:val="21"/>
        </w:rPr>
        <w:t>=</w:t>
      </w:r>
      <w:r>
        <w:rPr>
          <w:rStyle w:val="atv"/>
          <w:rFonts w:ascii="Consolas" w:hAnsi="Consolas" w:cs="Consolas"/>
          <w:color w:val="008800"/>
          <w:sz w:val="21"/>
          <w:szCs w:val="21"/>
        </w:rPr>
        <w:t>"</w:t>
      </w:r>
      <w:proofErr w:type="spellStart"/>
      <w:r>
        <w:rPr>
          <w:rStyle w:val="atv"/>
          <w:rFonts w:ascii="Consolas" w:hAnsi="Consolas" w:cs="Consolas"/>
          <w:color w:val="008800"/>
          <w:sz w:val="21"/>
          <w:szCs w:val="21"/>
        </w:rPr>
        <w:t>button_count</w:t>
      </w:r>
      <w:proofErr w:type="spellEnd"/>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data-action</w:t>
      </w:r>
      <w:r>
        <w:rPr>
          <w:rStyle w:val="pun"/>
          <w:rFonts w:ascii="Consolas" w:hAnsi="Consolas" w:cs="Consolas"/>
          <w:color w:val="666600"/>
          <w:sz w:val="21"/>
          <w:szCs w:val="21"/>
        </w:rPr>
        <w:t>=</w:t>
      </w:r>
      <w:r>
        <w:rPr>
          <w:rStyle w:val="atv"/>
          <w:rFonts w:ascii="Consolas" w:hAnsi="Consolas" w:cs="Consolas"/>
          <w:color w:val="008800"/>
          <w:sz w:val="21"/>
          <w:szCs w:val="21"/>
        </w:rPr>
        <w:t>"like"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data-size</w:t>
      </w:r>
      <w:r>
        <w:rPr>
          <w:rStyle w:val="pun"/>
          <w:rFonts w:ascii="Consolas" w:hAnsi="Consolas" w:cs="Consolas"/>
          <w:color w:val="666600"/>
          <w:sz w:val="21"/>
          <w:szCs w:val="21"/>
        </w:rPr>
        <w:t>=</w:t>
      </w:r>
      <w:r>
        <w:rPr>
          <w:rStyle w:val="atv"/>
          <w:rFonts w:ascii="Consolas" w:hAnsi="Consolas" w:cs="Consolas"/>
          <w:color w:val="008800"/>
          <w:sz w:val="21"/>
          <w:szCs w:val="21"/>
        </w:rPr>
        <w:t>"large"</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data-share</w:t>
      </w:r>
      <w:r>
        <w:rPr>
          <w:rStyle w:val="pun"/>
          <w:rFonts w:ascii="Consolas" w:hAnsi="Consolas" w:cs="Consolas"/>
          <w:color w:val="666600"/>
          <w:sz w:val="21"/>
          <w:szCs w:val="21"/>
        </w:rPr>
        <w:t>=</w:t>
      </w:r>
      <w:r>
        <w:rPr>
          <w:rStyle w:val="atv"/>
          <w:rFonts w:ascii="Consolas" w:hAnsi="Consolas" w:cs="Consolas"/>
          <w:color w:val="008800"/>
          <w:sz w:val="21"/>
          <w:szCs w:val="21"/>
        </w:rPr>
        <w:t>"false"</w:t>
      </w:r>
      <w:r>
        <w:rPr>
          <w:rStyle w:val="tag"/>
          <w:rFonts w:ascii="Consolas" w:hAnsi="Consolas" w:cs="Consolas"/>
          <w:color w:val="000088"/>
          <w:sz w:val="21"/>
          <w:szCs w:val="21"/>
        </w:rPr>
        <w:t>&gt;&lt;/div&gt;</w:t>
      </w:r>
    </w:p>
    <w:p w14:paraId="40930FD1" w14:textId="77777777" w:rsidR="00B0781A" w:rsidRPr="00B0781A" w:rsidRDefault="00B0781A" w:rsidP="003D200D">
      <w:pPr>
        <w:rPr>
          <w:rFonts w:ascii="Consolas" w:hAnsi="Consolas" w:cs="Consolas"/>
          <w:sz w:val="24"/>
          <w:szCs w:val="24"/>
        </w:rPr>
      </w:pPr>
    </w:p>
    <w:p w14:paraId="64D2ABF3" w14:textId="77777777" w:rsidR="00932F2F" w:rsidRPr="00EA567D" w:rsidRDefault="00932F2F" w:rsidP="00932F2F">
      <w:pPr>
        <w:rPr>
          <w:rFonts w:ascii="Consolas" w:hAnsi="Consolas" w:cs="Consolas"/>
          <w:sz w:val="24"/>
          <w:szCs w:val="24"/>
        </w:rPr>
      </w:pPr>
    </w:p>
    <w:p w14:paraId="011B801E" w14:textId="77777777" w:rsidR="00704AC0" w:rsidRDefault="00EA567D">
      <w:pPr>
        <w:rPr>
          <w:rFonts w:ascii="Consolas" w:hAnsi="Consolas" w:cs="Consolas"/>
          <w:sz w:val="24"/>
          <w:szCs w:val="24"/>
        </w:rPr>
      </w:pPr>
      <w:r w:rsidRPr="00EA567D">
        <w:rPr>
          <w:rFonts w:ascii="Consolas" w:hAnsi="Consolas" w:cs="Consolas"/>
          <w:sz w:val="24"/>
          <w:szCs w:val="24"/>
        </w:rPr>
        <w:t xml:space="preserve">Facebook comment </w:t>
      </w:r>
    </w:p>
    <w:p w14:paraId="170EB586" w14:textId="77777777" w:rsidR="00EA567D" w:rsidRDefault="00EA567D">
      <w:pPr>
        <w:rPr>
          <w:rFonts w:ascii="Consolas" w:hAnsi="Consolas" w:cs="Consolas"/>
          <w:sz w:val="24"/>
          <w:szCs w:val="24"/>
        </w:rPr>
      </w:pPr>
      <w:r w:rsidRPr="00EA567D">
        <w:rPr>
          <w:rFonts w:ascii="Consolas" w:hAnsi="Consolas" w:cs="Consolas"/>
          <w:sz w:val="24"/>
          <w:szCs w:val="24"/>
        </w:rPr>
        <w:t>https://developers.facebook.com/docs/plugins/comments/</w:t>
      </w:r>
    </w:p>
    <w:p w14:paraId="2A56991E" w14:textId="77777777" w:rsidR="00EA567D" w:rsidRPr="00EA567D" w:rsidRDefault="00EA567D">
      <w:pPr>
        <w:rPr>
          <w:rFonts w:ascii="Consolas" w:hAnsi="Consolas" w:cs="Consolas"/>
          <w:sz w:val="24"/>
          <w:szCs w:val="24"/>
          <w:lang w:val="mn-MN"/>
        </w:rPr>
      </w:pPr>
      <w:r w:rsidRPr="00EA567D">
        <w:rPr>
          <w:rFonts w:ascii="Consolas" w:hAnsi="Consolas" w:cs="Consolas"/>
          <w:sz w:val="24"/>
          <w:szCs w:val="24"/>
        </w:rPr>
        <w:t>comment</w:t>
      </w:r>
      <w:r>
        <w:rPr>
          <w:rFonts w:ascii="Consolas" w:hAnsi="Consolas" w:cs="Consolas"/>
          <w:sz w:val="24"/>
          <w:szCs w:val="24"/>
        </w:rPr>
        <w:t xml:space="preserve"> </w:t>
      </w:r>
      <w:r>
        <w:rPr>
          <w:rFonts w:ascii="Consolas" w:hAnsi="Consolas" w:cs="Consolas"/>
          <w:sz w:val="24"/>
          <w:szCs w:val="24"/>
          <w:lang w:val="mn-MN"/>
        </w:rPr>
        <w:t xml:space="preserve">давталт дууссаны дараа орж ирнэ. </w:t>
      </w:r>
    </w:p>
    <w:p w14:paraId="573CE528" w14:textId="77777777" w:rsidR="00EA567D" w:rsidRDefault="00EA567D" w:rsidP="00EA567D">
      <w:pPr>
        <w:pStyle w:val="HTMLPreformatted"/>
        <w:shd w:val="clear" w:color="auto" w:fill="F5F6F7"/>
        <w:rPr>
          <w:rStyle w:val="pln"/>
          <w:rFonts w:ascii="Consolas" w:hAnsi="Consolas" w:cs="Consolas"/>
          <w:color w:val="000000"/>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id</w:t>
      </w:r>
      <w:r>
        <w:rPr>
          <w:rStyle w:val="pun"/>
          <w:rFonts w:ascii="Consolas" w:hAnsi="Consolas" w:cs="Consolas"/>
          <w:color w:val="666600"/>
          <w:sz w:val="21"/>
          <w:szCs w:val="21"/>
        </w:rPr>
        <w:t>=</w:t>
      </w:r>
      <w:r>
        <w:rPr>
          <w:rStyle w:val="atv"/>
          <w:rFonts w:ascii="Consolas" w:hAnsi="Consolas" w:cs="Consolas"/>
          <w:color w:val="008800"/>
          <w:sz w:val="21"/>
          <w:szCs w:val="21"/>
        </w:rPr>
        <w:t>"fb-root"</w:t>
      </w:r>
      <w:r>
        <w:rPr>
          <w:rStyle w:val="tag"/>
          <w:rFonts w:ascii="Consolas" w:hAnsi="Consolas" w:cs="Consolas"/>
          <w:color w:val="000088"/>
          <w:sz w:val="21"/>
          <w:szCs w:val="21"/>
        </w:rPr>
        <w:t>&gt;&lt;/div&gt;</w:t>
      </w:r>
    </w:p>
    <w:p w14:paraId="56301C24" w14:textId="77777777" w:rsidR="00EA567D" w:rsidRDefault="00EA567D" w:rsidP="00EA567D">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&lt;script</w:t>
      </w:r>
      <w:r>
        <w:rPr>
          <w:rStyle w:val="pln"/>
          <w:rFonts w:ascii="Consolas" w:hAnsi="Consolas" w:cs="Consolas"/>
          <w:color w:val="000000"/>
          <w:sz w:val="21"/>
          <w:szCs w:val="21"/>
        </w:rPr>
        <w:t xml:space="preserve"> </w:t>
      </w:r>
      <w:r>
        <w:rPr>
          <w:rStyle w:val="atn"/>
          <w:rFonts w:ascii="Consolas" w:hAnsi="Consolas" w:cs="Consolas"/>
          <w:color w:val="660066"/>
          <w:sz w:val="21"/>
          <w:szCs w:val="21"/>
        </w:rPr>
        <w:t>async</w:t>
      </w:r>
      <w:r>
        <w:rPr>
          <w:rStyle w:val="pln"/>
          <w:rFonts w:ascii="Consolas" w:hAnsi="Consolas" w:cs="Consolas"/>
          <w:color w:val="000000"/>
          <w:sz w:val="21"/>
          <w:szCs w:val="21"/>
        </w:rPr>
        <w:t xml:space="preserve"> </w:t>
      </w:r>
      <w:r>
        <w:rPr>
          <w:rStyle w:val="atn"/>
          <w:rFonts w:ascii="Consolas" w:hAnsi="Consolas" w:cs="Consolas"/>
          <w:color w:val="660066"/>
          <w:sz w:val="21"/>
          <w:szCs w:val="21"/>
        </w:rPr>
        <w:t>defer</w:t>
      </w:r>
      <w:r>
        <w:rPr>
          <w:rStyle w:val="pln"/>
          <w:rFonts w:ascii="Consolas" w:hAnsi="Consolas" w:cs="Consolas"/>
          <w:color w:val="000000"/>
          <w:sz w:val="21"/>
          <w:szCs w:val="21"/>
        </w:rPr>
        <w:t xml:space="preserve"> </w:t>
      </w:r>
      <w:proofErr w:type="spellStart"/>
      <w:r>
        <w:rPr>
          <w:rStyle w:val="atn"/>
          <w:rFonts w:ascii="Consolas" w:hAnsi="Consolas" w:cs="Consolas"/>
          <w:color w:val="660066"/>
          <w:sz w:val="21"/>
          <w:szCs w:val="21"/>
        </w:rPr>
        <w:t>crossorigin</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"anonymous"</w:t>
      </w:r>
      <w:r>
        <w:rPr>
          <w:rStyle w:val="pln"/>
          <w:rFonts w:ascii="Consolas" w:hAnsi="Consolas" w:cs="Consolas"/>
          <w:color w:val="000000"/>
          <w:sz w:val="21"/>
          <w:szCs w:val="21"/>
        </w:rPr>
        <w:t xml:space="preserve"> </w:t>
      </w:r>
      <w:r>
        <w:rPr>
          <w:rStyle w:val="atn"/>
          <w:rFonts w:ascii="Consolas" w:hAnsi="Consolas" w:cs="Consolas"/>
          <w:color w:val="660066"/>
          <w:sz w:val="21"/>
          <w:szCs w:val="21"/>
        </w:rPr>
        <w:t>src</w:t>
      </w:r>
      <w:r>
        <w:rPr>
          <w:rStyle w:val="pun"/>
          <w:rFonts w:ascii="Consolas" w:hAnsi="Consolas" w:cs="Consolas"/>
          <w:color w:val="666600"/>
          <w:sz w:val="21"/>
          <w:szCs w:val="21"/>
        </w:rPr>
        <w:t>=</w:t>
      </w:r>
      <w:r>
        <w:rPr>
          <w:rStyle w:val="atv"/>
          <w:rFonts w:ascii="Consolas" w:hAnsi="Consolas" w:cs="Consolas"/>
          <w:color w:val="008800"/>
          <w:sz w:val="21"/>
          <w:szCs w:val="21"/>
        </w:rPr>
        <w:t>"https://connect.facebook.net/en_GB/sdk.js#xfbml=1&amp;version=v10.0"</w:t>
      </w:r>
      <w:r>
        <w:rPr>
          <w:rStyle w:val="pln"/>
          <w:rFonts w:ascii="Consolas" w:hAnsi="Consolas" w:cs="Consolas"/>
          <w:color w:val="000000"/>
          <w:sz w:val="21"/>
          <w:szCs w:val="21"/>
        </w:rPr>
        <w:t xml:space="preserve"> </w:t>
      </w:r>
      <w:r>
        <w:rPr>
          <w:rStyle w:val="atn"/>
          <w:rFonts w:ascii="Consolas" w:hAnsi="Consolas" w:cs="Consolas"/>
          <w:color w:val="660066"/>
          <w:sz w:val="21"/>
          <w:szCs w:val="21"/>
        </w:rPr>
        <w:t>nonce</w:t>
      </w:r>
      <w:r>
        <w:rPr>
          <w:rStyle w:val="pun"/>
          <w:rFonts w:ascii="Consolas" w:hAnsi="Consolas" w:cs="Consolas"/>
          <w:color w:val="666600"/>
          <w:sz w:val="21"/>
          <w:szCs w:val="21"/>
        </w:rPr>
        <w:t>=</w:t>
      </w:r>
      <w:r>
        <w:rPr>
          <w:rStyle w:val="atv"/>
          <w:rFonts w:ascii="Consolas" w:hAnsi="Consolas" w:cs="Consolas"/>
          <w:color w:val="008800"/>
          <w:sz w:val="21"/>
          <w:szCs w:val="21"/>
        </w:rPr>
        <w:t>"7YTscU6B"</w:t>
      </w:r>
      <w:r>
        <w:rPr>
          <w:rStyle w:val="tag"/>
          <w:rFonts w:ascii="Consolas" w:hAnsi="Consolas" w:cs="Consolas"/>
          <w:color w:val="000088"/>
          <w:sz w:val="21"/>
          <w:szCs w:val="21"/>
        </w:rPr>
        <w:t>&gt;&lt;/script&gt;</w:t>
      </w:r>
    </w:p>
    <w:p w14:paraId="0EB462C1" w14:textId="77777777" w:rsidR="00EA567D" w:rsidRPr="00EA567D" w:rsidRDefault="00EA567D" w:rsidP="00EA567D">
      <w:pPr>
        <w:rPr>
          <w:rFonts w:ascii="Consolas" w:hAnsi="Consolas" w:cs="Consolas"/>
          <w:sz w:val="24"/>
          <w:szCs w:val="24"/>
          <w:lang w:val="mn-MN"/>
        </w:rPr>
      </w:pPr>
      <w:r>
        <w:rPr>
          <w:rFonts w:ascii="Consolas" w:hAnsi="Consolas" w:cs="Consolas"/>
          <w:sz w:val="24"/>
          <w:szCs w:val="24"/>
          <w:lang w:val="mn-MN"/>
        </w:rPr>
        <w:t xml:space="preserve">Тухйан мэдээний линк холбоно. </w:t>
      </w:r>
    </w:p>
    <w:p w14:paraId="393D3924" w14:textId="77777777" w:rsidR="00EA567D" w:rsidRDefault="00EA567D">
      <w:pPr>
        <w:rPr>
          <w:rFonts w:ascii="Consolas" w:hAnsi="Consolas" w:cs="Consolas"/>
          <w:sz w:val="24"/>
          <w:szCs w:val="24"/>
        </w:rPr>
      </w:pPr>
    </w:p>
    <w:p w14:paraId="7CC5E84D" w14:textId="77777777" w:rsidR="00EA567D" w:rsidRDefault="00EA567D" w:rsidP="00EA567D">
      <w:pPr>
        <w:pStyle w:val="HTMLPreformatted"/>
        <w:shd w:val="clear" w:color="auto" w:fill="F5F6F7"/>
        <w:rPr>
          <w:rFonts w:ascii="Consolas" w:hAnsi="Consolas" w:cs="Consolas"/>
          <w:color w:val="1C1E21"/>
          <w:sz w:val="21"/>
          <w:szCs w:val="21"/>
        </w:rPr>
      </w:pPr>
      <w:r>
        <w:rPr>
          <w:rStyle w:val="tag"/>
          <w:rFonts w:ascii="Consolas" w:hAnsi="Consolas" w:cs="Consolas"/>
          <w:color w:val="000088"/>
          <w:sz w:val="21"/>
          <w:szCs w:val="21"/>
        </w:rPr>
        <w:t>&lt;div</w:t>
      </w:r>
      <w:r>
        <w:rPr>
          <w:rStyle w:val="pln"/>
          <w:rFonts w:ascii="Consolas" w:hAnsi="Consolas" w:cs="Consolas"/>
          <w:color w:val="000000"/>
          <w:sz w:val="21"/>
          <w:szCs w:val="21"/>
        </w:rPr>
        <w:t xml:space="preserve"> </w:t>
      </w:r>
      <w:r>
        <w:rPr>
          <w:rStyle w:val="atn"/>
          <w:rFonts w:ascii="Consolas" w:hAnsi="Consolas" w:cs="Consolas"/>
          <w:color w:val="660066"/>
          <w:sz w:val="21"/>
          <w:szCs w:val="21"/>
        </w:rPr>
        <w:t>class</w:t>
      </w:r>
      <w:r>
        <w:rPr>
          <w:rStyle w:val="pun"/>
          <w:rFonts w:ascii="Consolas" w:hAnsi="Consolas" w:cs="Consolas"/>
          <w:color w:val="666600"/>
          <w:sz w:val="21"/>
          <w:szCs w:val="21"/>
        </w:rPr>
        <w:t>=</w:t>
      </w:r>
      <w:r>
        <w:rPr>
          <w:rStyle w:val="atv"/>
          <w:rFonts w:ascii="Consolas" w:hAnsi="Consolas" w:cs="Consolas"/>
          <w:color w:val="008800"/>
          <w:sz w:val="21"/>
          <w:szCs w:val="21"/>
        </w:rPr>
        <w:t>"fb-comments"</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href</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 xml:space="preserve">"&lt;?php </w:t>
      </w:r>
      <w:proofErr w:type="spellStart"/>
      <w:r>
        <w:rPr>
          <w:rStyle w:val="atv"/>
          <w:rFonts w:ascii="Consolas" w:hAnsi="Consolas" w:cs="Consolas"/>
          <w:color w:val="008800"/>
          <w:sz w:val="21"/>
          <w:szCs w:val="21"/>
        </w:rPr>
        <w:t>the_</w:t>
      </w:r>
      <w:proofErr w:type="gramStart"/>
      <w:r>
        <w:rPr>
          <w:rStyle w:val="atv"/>
          <w:rFonts w:ascii="Consolas" w:hAnsi="Consolas" w:cs="Consolas"/>
          <w:color w:val="008800"/>
          <w:sz w:val="21"/>
          <w:szCs w:val="21"/>
        </w:rPr>
        <w:t>permalink</w:t>
      </w:r>
      <w:proofErr w:type="spellEnd"/>
      <w:r>
        <w:rPr>
          <w:rStyle w:val="atv"/>
          <w:rFonts w:ascii="Consolas" w:hAnsi="Consolas" w:cs="Consolas"/>
          <w:color w:val="008800"/>
          <w:sz w:val="21"/>
          <w:szCs w:val="21"/>
        </w:rPr>
        <w:t>(</w:t>
      </w:r>
      <w:proofErr w:type="gramEnd"/>
      <w:r>
        <w:rPr>
          <w:rStyle w:val="atv"/>
          <w:rFonts w:ascii="Consolas" w:hAnsi="Consolas" w:cs="Consolas"/>
          <w:color w:val="008800"/>
          <w:sz w:val="21"/>
          <w:szCs w:val="21"/>
        </w:rPr>
        <w:t>); ?&gt; "</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data-width</w:t>
      </w:r>
      <w:r>
        <w:rPr>
          <w:rStyle w:val="pun"/>
          <w:rFonts w:ascii="Consolas" w:hAnsi="Consolas" w:cs="Consolas"/>
          <w:color w:val="666600"/>
          <w:sz w:val="21"/>
          <w:szCs w:val="21"/>
        </w:rPr>
        <w:t>=</w:t>
      </w:r>
      <w:r>
        <w:rPr>
          <w:rStyle w:val="atv"/>
          <w:rFonts w:ascii="Consolas" w:hAnsi="Consolas" w:cs="Consolas"/>
          <w:color w:val="008800"/>
          <w:sz w:val="21"/>
          <w:szCs w:val="21"/>
        </w:rPr>
        <w:t>""</w:t>
      </w:r>
      <w:r>
        <w:rPr>
          <w:rStyle w:val="pln"/>
          <w:rFonts w:ascii="Consolas" w:hAnsi="Consolas" w:cs="Consolas"/>
          <w:color w:val="000000"/>
          <w:sz w:val="21"/>
          <w:szCs w:val="21"/>
        </w:rPr>
        <w:t xml:space="preserve"> </w:t>
      </w:r>
      <w:r>
        <w:rPr>
          <w:rStyle w:val="atn"/>
          <w:rFonts w:ascii="Consolas" w:hAnsi="Consolas" w:cs="Consolas"/>
          <w:color w:val="660066"/>
          <w:sz w:val="21"/>
          <w:szCs w:val="21"/>
        </w:rPr>
        <w:t>data-</w:t>
      </w:r>
      <w:proofErr w:type="spellStart"/>
      <w:r>
        <w:rPr>
          <w:rStyle w:val="atn"/>
          <w:rFonts w:ascii="Consolas" w:hAnsi="Consolas" w:cs="Consolas"/>
          <w:color w:val="660066"/>
          <w:sz w:val="21"/>
          <w:szCs w:val="21"/>
        </w:rPr>
        <w:t>numposts</w:t>
      </w:r>
      <w:proofErr w:type="spellEnd"/>
      <w:r>
        <w:rPr>
          <w:rStyle w:val="pun"/>
          <w:rFonts w:ascii="Consolas" w:hAnsi="Consolas" w:cs="Consolas"/>
          <w:color w:val="666600"/>
          <w:sz w:val="21"/>
          <w:szCs w:val="21"/>
        </w:rPr>
        <w:t>=</w:t>
      </w:r>
      <w:r>
        <w:rPr>
          <w:rStyle w:val="atv"/>
          <w:rFonts w:ascii="Consolas" w:hAnsi="Consolas" w:cs="Consolas"/>
          <w:color w:val="008800"/>
          <w:sz w:val="21"/>
          <w:szCs w:val="21"/>
        </w:rPr>
        <w:t>"5"</w:t>
      </w:r>
      <w:r>
        <w:rPr>
          <w:rStyle w:val="tag"/>
          <w:rFonts w:ascii="Consolas" w:hAnsi="Consolas" w:cs="Consolas"/>
          <w:color w:val="000088"/>
          <w:sz w:val="21"/>
          <w:szCs w:val="21"/>
        </w:rPr>
        <w:t>&gt;&lt;/div&gt;</w:t>
      </w:r>
    </w:p>
    <w:p w14:paraId="4F6DC416" w14:textId="77777777" w:rsidR="00EA567D" w:rsidRPr="00EA567D" w:rsidRDefault="00EA567D">
      <w:pPr>
        <w:rPr>
          <w:rFonts w:ascii="Consolas" w:hAnsi="Consolas" w:cs="Consolas"/>
          <w:sz w:val="24"/>
          <w:szCs w:val="24"/>
        </w:rPr>
      </w:pPr>
    </w:p>
    <w:sectPr w:rsidR="00EA567D" w:rsidRPr="00EA567D" w:rsidSect="004E4260">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D60DC" w14:textId="77777777" w:rsidR="005E1C1B" w:rsidRDefault="005E1C1B" w:rsidP="00702C9F">
      <w:pPr>
        <w:spacing w:after="0" w:line="240" w:lineRule="auto"/>
      </w:pPr>
      <w:r>
        <w:separator/>
      </w:r>
    </w:p>
  </w:endnote>
  <w:endnote w:type="continuationSeparator" w:id="0">
    <w:p w14:paraId="3816A30A" w14:textId="77777777" w:rsidR="005E1C1B" w:rsidRDefault="005E1C1B" w:rsidP="0070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B59C1" w14:textId="77777777" w:rsidR="005E1C1B" w:rsidRDefault="005E1C1B" w:rsidP="00702C9F">
      <w:pPr>
        <w:spacing w:after="0" w:line="240" w:lineRule="auto"/>
      </w:pPr>
      <w:r>
        <w:separator/>
      </w:r>
    </w:p>
  </w:footnote>
  <w:footnote w:type="continuationSeparator" w:id="0">
    <w:p w14:paraId="65B5580B" w14:textId="77777777" w:rsidR="005E1C1B" w:rsidRDefault="005E1C1B" w:rsidP="00702C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C5022"/>
    <w:multiLevelType w:val="hybridMultilevel"/>
    <w:tmpl w:val="9B78EAF4"/>
    <w:lvl w:ilvl="0" w:tplc="75CEC93C">
      <w:start w:val="12"/>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90C5C"/>
    <w:multiLevelType w:val="hybridMultilevel"/>
    <w:tmpl w:val="5F9A0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A338CE"/>
    <w:multiLevelType w:val="hybridMultilevel"/>
    <w:tmpl w:val="DCD2DDFA"/>
    <w:lvl w:ilvl="0" w:tplc="203AC6BE">
      <w:start w:val="5"/>
      <w:numFmt w:val="bullet"/>
      <w:lvlText w:val="-"/>
      <w:lvlJc w:val="left"/>
      <w:pPr>
        <w:ind w:left="3375" w:hanging="360"/>
      </w:pPr>
      <w:rPr>
        <w:rFonts w:ascii="Consolas" w:eastAsiaTheme="minorHAnsi" w:hAnsi="Consolas" w:cs="Consolas" w:hint="default"/>
      </w:rPr>
    </w:lvl>
    <w:lvl w:ilvl="1" w:tplc="04090003" w:tentative="1">
      <w:start w:val="1"/>
      <w:numFmt w:val="bullet"/>
      <w:lvlText w:val="o"/>
      <w:lvlJc w:val="left"/>
      <w:pPr>
        <w:ind w:left="4095" w:hanging="360"/>
      </w:pPr>
      <w:rPr>
        <w:rFonts w:ascii="Courier New" w:hAnsi="Courier New" w:cs="Courier New" w:hint="default"/>
      </w:rPr>
    </w:lvl>
    <w:lvl w:ilvl="2" w:tplc="04090005" w:tentative="1">
      <w:start w:val="1"/>
      <w:numFmt w:val="bullet"/>
      <w:lvlText w:val=""/>
      <w:lvlJc w:val="left"/>
      <w:pPr>
        <w:ind w:left="4815" w:hanging="360"/>
      </w:pPr>
      <w:rPr>
        <w:rFonts w:ascii="Wingdings" w:hAnsi="Wingdings" w:hint="default"/>
      </w:rPr>
    </w:lvl>
    <w:lvl w:ilvl="3" w:tplc="04090001" w:tentative="1">
      <w:start w:val="1"/>
      <w:numFmt w:val="bullet"/>
      <w:lvlText w:val=""/>
      <w:lvlJc w:val="left"/>
      <w:pPr>
        <w:ind w:left="5535" w:hanging="360"/>
      </w:pPr>
      <w:rPr>
        <w:rFonts w:ascii="Symbol" w:hAnsi="Symbol" w:hint="default"/>
      </w:rPr>
    </w:lvl>
    <w:lvl w:ilvl="4" w:tplc="04090003" w:tentative="1">
      <w:start w:val="1"/>
      <w:numFmt w:val="bullet"/>
      <w:lvlText w:val="o"/>
      <w:lvlJc w:val="left"/>
      <w:pPr>
        <w:ind w:left="6255" w:hanging="360"/>
      </w:pPr>
      <w:rPr>
        <w:rFonts w:ascii="Courier New" w:hAnsi="Courier New" w:cs="Courier New" w:hint="default"/>
      </w:rPr>
    </w:lvl>
    <w:lvl w:ilvl="5" w:tplc="04090005" w:tentative="1">
      <w:start w:val="1"/>
      <w:numFmt w:val="bullet"/>
      <w:lvlText w:val=""/>
      <w:lvlJc w:val="left"/>
      <w:pPr>
        <w:ind w:left="6975" w:hanging="360"/>
      </w:pPr>
      <w:rPr>
        <w:rFonts w:ascii="Wingdings" w:hAnsi="Wingdings" w:hint="default"/>
      </w:rPr>
    </w:lvl>
    <w:lvl w:ilvl="6" w:tplc="04090001" w:tentative="1">
      <w:start w:val="1"/>
      <w:numFmt w:val="bullet"/>
      <w:lvlText w:val=""/>
      <w:lvlJc w:val="left"/>
      <w:pPr>
        <w:ind w:left="7695" w:hanging="360"/>
      </w:pPr>
      <w:rPr>
        <w:rFonts w:ascii="Symbol" w:hAnsi="Symbol" w:hint="default"/>
      </w:rPr>
    </w:lvl>
    <w:lvl w:ilvl="7" w:tplc="04090003" w:tentative="1">
      <w:start w:val="1"/>
      <w:numFmt w:val="bullet"/>
      <w:lvlText w:val="o"/>
      <w:lvlJc w:val="left"/>
      <w:pPr>
        <w:ind w:left="8415" w:hanging="360"/>
      </w:pPr>
      <w:rPr>
        <w:rFonts w:ascii="Courier New" w:hAnsi="Courier New" w:cs="Courier New" w:hint="default"/>
      </w:rPr>
    </w:lvl>
    <w:lvl w:ilvl="8" w:tplc="04090005" w:tentative="1">
      <w:start w:val="1"/>
      <w:numFmt w:val="bullet"/>
      <w:lvlText w:val=""/>
      <w:lvlJc w:val="left"/>
      <w:pPr>
        <w:ind w:left="9135" w:hanging="360"/>
      </w:pPr>
      <w:rPr>
        <w:rFonts w:ascii="Wingdings" w:hAnsi="Wingdings" w:hint="default"/>
      </w:rPr>
    </w:lvl>
  </w:abstractNum>
  <w:abstractNum w:abstractNumId="3" w15:restartNumberingAfterBreak="0">
    <w:nsid w:val="526522B7"/>
    <w:multiLevelType w:val="hybridMultilevel"/>
    <w:tmpl w:val="55D2D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E2A16"/>
    <w:multiLevelType w:val="hybridMultilevel"/>
    <w:tmpl w:val="AF2E2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204A01"/>
    <w:multiLevelType w:val="hybridMultilevel"/>
    <w:tmpl w:val="F3500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758C1"/>
    <w:multiLevelType w:val="hybridMultilevel"/>
    <w:tmpl w:val="ECC01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mputer">
    <w15:presenceInfo w15:providerId="None" w15:userId="compu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C9F"/>
    <w:rsid w:val="00025034"/>
    <w:rsid w:val="00060974"/>
    <w:rsid w:val="00081710"/>
    <w:rsid w:val="000A5D3C"/>
    <w:rsid w:val="000D346F"/>
    <w:rsid w:val="0010654B"/>
    <w:rsid w:val="001210BB"/>
    <w:rsid w:val="001513CD"/>
    <w:rsid w:val="00161785"/>
    <w:rsid w:val="00176CFC"/>
    <w:rsid w:val="001C0604"/>
    <w:rsid w:val="001C6874"/>
    <w:rsid w:val="00261E23"/>
    <w:rsid w:val="002632A1"/>
    <w:rsid w:val="002E08FD"/>
    <w:rsid w:val="002F1FCD"/>
    <w:rsid w:val="002F5604"/>
    <w:rsid w:val="003435E1"/>
    <w:rsid w:val="00345DDF"/>
    <w:rsid w:val="003A0D16"/>
    <w:rsid w:val="003A5864"/>
    <w:rsid w:val="003D200D"/>
    <w:rsid w:val="003E536A"/>
    <w:rsid w:val="00447753"/>
    <w:rsid w:val="004634A0"/>
    <w:rsid w:val="004864A2"/>
    <w:rsid w:val="004A7FFE"/>
    <w:rsid w:val="004E4260"/>
    <w:rsid w:val="00582262"/>
    <w:rsid w:val="005E1C1B"/>
    <w:rsid w:val="00603342"/>
    <w:rsid w:val="00620C0A"/>
    <w:rsid w:val="006A52BC"/>
    <w:rsid w:val="006D02DA"/>
    <w:rsid w:val="00702C9F"/>
    <w:rsid w:val="00704AC0"/>
    <w:rsid w:val="007328F0"/>
    <w:rsid w:val="00741718"/>
    <w:rsid w:val="00756B8E"/>
    <w:rsid w:val="00781FDD"/>
    <w:rsid w:val="00791603"/>
    <w:rsid w:val="00792D01"/>
    <w:rsid w:val="007C5990"/>
    <w:rsid w:val="007C6766"/>
    <w:rsid w:val="007D4FA5"/>
    <w:rsid w:val="00801F31"/>
    <w:rsid w:val="00851D8D"/>
    <w:rsid w:val="00895B6B"/>
    <w:rsid w:val="00932F2F"/>
    <w:rsid w:val="00970006"/>
    <w:rsid w:val="00991E17"/>
    <w:rsid w:val="009A2955"/>
    <w:rsid w:val="009D1EC3"/>
    <w:rsid w:val="009E6DBB"/>
    <w:rsid w:val="00A2071F"/>
    <w:rsid w:val="00A2137B"/>
    <w:rsid w:val="00A607A0"/>
    <w:rsid w:val="00A85610"/>
    <w:rsid w:val="00AB6010"/>
    <w:rsid w:val="00AC4AC6"/>
    <w:rsid w:val="00AD3AC1"/>
    <w:rsid w:val="00AE17D0"/>
    <w:rsid w:val="00AF7BC7"/>
    <w:rsid w:val="00B04F58"/>
    <w:rsid w:val="00B0781A"/>
    <w:rsid w:val="00B64411"/>
    <w:rsid w:val="00B8306C"/>
    <w:rsid w:val="00C03BDB"/>
    <w:rsid w:val="00C439CC"/>
    <w:rsid w:val="00CB7F4C"/>
    <w:rsid w:val="00CE22CF"/>
    <w:rsid w:val="00D01896"/>
    <w:rsid w:val="00D01F39"/>
    <w:rsid w:val="00D864F6"/>
    <w:rsid w:val="00DB201E"/>
    <w:rsid w:val="00E141A7"/>
    <w:rsid w:val="00E35F62"/>
    <w:rsid w:val="00E92D9E"/>
    <w:rsid w:val="00E96B1C"/>
    <w:rsid w:val="00EA567D"/>
    <w:rsid w:val="00EF5BC1"/>
    <w:rsid w:val="00F10224"/>
    <w:rsid w:val="00F16F89"/>
    <w:rsid w:val="00F241D1"/>
    <w:rsid w:val="00F8335D"/>
    <w:rsid w:val="00F87768"/>
    <w:rsid w:val="00F90577"/>
    <w:rsid w:val="00FB4710"/>
    <w:rsid w:val="00FB5F21"/>
    <w:rsid w:val="00FF5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04792"/>
  <w15:chartTrackingRefBased/>
  <w15:docId w15:val="{42649144-9663-4D58-87C1-76FB386BD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2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C9F"/>
  </w:style>
  <w:style w:type="paragraph" w:styleId="Footer">
    <w:name w:val="footer"/>
    <w:basedOn w:val="Normal"/>
    <w:link w:val="FooterChar"/>
    <w:uiPriority w:val="99"/>
    <w:unhideWhenUsed/>
    <w:rsid w:val="00702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C9F"/>
  </w:style>
  <w:style w:type="character" w:styleId="Hyperlink">
    <w:name w:val="Hyperlink"/>
    <w:basedOn w:val="DefaultParagraphFont"/>
    <w:uiPriority w:val="99"/>
    <w:unhideWhenUsed/>
    <w:rsid w:val="00702C9F"/>
    <w:rPr>
      <w:color w:val="0563C1" w:themeColor="hyperlink"/>
      <w:u w:val="single"/>
    </w:rPr>
  </w:style>
  <w:style w:type="character" w:customStyle="1" w:styleId="dashicons-before">
    <w:name w:val="dashicons-before"/>
    <w:basedOn w:val="DefaultParagraphFont"/>
    <w:rsid w:val="00702C9F"/>
  </w:style>
  <w:style w:type="paragraph" w:styleId="ListParagraph">
    <w:name w:val="List Paragraph"/>
    <w:basedOn w:val="Normal"/>
    <w:uiPriority w:val="34"/>
    <w:qFormat/>
    <w:rsid w:val="00AF7BC7"/>
    <w:pPr>
      <w:ind w:left="720"/>
      <w:contextualSpacing/>
    </w:pPr>
  </w:style>
  <w:style w:type="paragraph" w:styleId="BalloonText">
    <w:name w:val="Balloon Text"/>
    <w:basedOn w:val="Normal"/>
    <w:link w:val="BalloonTextChar"/>
    <w:uiPriority w:val="99"/>
    <w:semiHidden/>
    <w:unhideWhenUsed/>
    <w:rsid w:val="001C68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74"/>
    <w:rPr>
      <w:rFonts w:ascii="Segoe UI" w:hAnsi="Segoe UI" w:cs="Segoe UI"/>
      <w:sz w:val="18"/>
      <w:szCs w:val="18"/>
    </w:rPr>
  </w:style>
  <w:style w:type="paragraph" w:styleId="NormalWeb">
    <w:name w:val="Normal (Web)"/>
    <w:basedOn w:val="Normal"/>
    <w:uiPriority w:val="99"/>
    <w:semiHidden/>
    <w:unhideWhenUsed/>
    <w:rsid w:val="003A58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5864"/>
    <w:rPr>
      <w:b/>
      <w:bCs/>
    </w:rPr>
  </w:style>
  <w:style w:type="paragraph" w:styleId="HTMLPreformatted">
    <w:name w:val="HTML Preformatted"/>
    <w:basedOn w:val="Normal"/>
    <w:link w:val="HTMLPreformattedChar"/>
    <w:uiPriority w:val="99"/>
    <w:semiHidden/>
    <w:unhideWhenUsed/>
    <w:rsid w:val="00AB6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6010"/>
    <w:rPr>
      <w:rFonts w:ascii="Courier New" w:eastAsia="Times New Roman" w:hAnsi="Courier New" w:cs="Courier New"/>
      <w:sz w:val="20"/>
      <w:szCs w:val="20"/>
    </w:rPr>
  </w:style>
  <w:style w:type="character" w:customStyle="1" w:styleId="tag">
    <w:name w:val="tag"/>
    <w:basedOn w:val="DefaultParagraphFont"/>
    <w:rsid w:val="00B0781A"/>
  </w:style>
  <w:style w:type="character" w:customStyle="1" w:styleId="pln">
    <w:name w:val="pln"/>
    <w:basedOn w:val="DefaultParagraphFont"/>
    <w:rsid w:val="00B0781A"/>
  </w:style>
  <w:style w:type="character" w:customStyle="1" w:styleId="atn">
    <w:name w:val="atn"/>
    <w:basedOn w:val="DefaultParagraphFont"/>
    <w:rsid w:val="00B0781A"/>
  </w:style>
  <w:style w:type="character" w:customStyle="1" w:styleId="pun">
    <w:name w:val="pun"/>
    <w:basedOn w:val="DefaultParagraphFont"/>
    <w:rsid w:val="00B0781A"/>
  </w:style>
  <w:style w:type="character" w:customStyle="1" w:styleId="atv">
    <w:name w:val="atv"/>
    <w:basedOn w:val="DefaultParagraphFont"/>
    <w:rsid w:val="00B07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883316">
      <w:bodyDiv w:val="1"/>
      <w:marLeft w:val="0"/>
      <w:marRight w:val="0"/>
      <w:marTop w:val="0"/>
      <w:marBottom w:val="0"/>
      <w:divBdr>
        <w:top w:val="none" w:sz="0" w:space="0" w:color="auto"/>
        <w:left w:val="none" w:sz="0" w:space="0" w:color="auto"/>
        <w:bottom w:val="none" w:sz="0" w:space="0" w:color="auto"/>
        <w:right w:val="none" w:sz="0" w:space="0" w:color="auto"/>
      </w:divBdr>
      <w:divsChild>
        <w:div w:id="867839413">
          <w:marLeft w:val="0"/>
          <w:marRight w:val="0"/>
          <w:marTop w:val="0"/>
          <w:marBottom w:val="0"/>
          <w:divBdr>
            <w:top w:val="none" w:sz="0" w:space="0" w:color="auto"/>
            <w:left w:val="none" w:sz="0" w:space="0" w:color="auto"/>
            <w:bottom w:val="none" w:sz="0" w:space="0" w:color="auto"/>
            <w:right w:val="none" w:sz="0" w:space="0" w:color="auto"/>
          </w:divBdr>
          <w:divsChild>
            <w:div w:id="350422973">
              <w:marLeft w:val="0"/>
              <w:marRight w:val="0"/>
              <w:marTop w:val="0"/>
              <w:marBottom w:val="0"/>
              <w:divBdr>
                <w:top w:val="none" w:sz="0" w:space="0" w:color="auto"/>
                <w:left w:val="none" w:sz="0" w:space="0" w:color="auto"/>
                <w:bottom w:val="none" w:sz="0" w:space="0" w:color="auto"/>
                <w:right w:val="none" w:sz="0" w:space="0" w:color="auto"/>
              </w:divBdr>
            </w:div>
            <w:div w:id="483742568">
              <w:marLeft w:val="0"/>
              <w:marRight w:val="0"/>
              <w:marTop w:val="0"/>
              <w:marBottom w:val="0"/>
              <w:divBdr>
                <w:top w:val="none" w:sz="0" w:space="0" w:color="auto"/>
                <w:left w:val="none" w:sz="0" w:space="0" w:color="auto"/>
                <w:bottom w:val="none" w:sz="0" w:space="0" w:color="auto"/>
                <w:right w:val="none" w:sz="0" w:space="0" w:color="auto"/>
              </w:divBdr>
            </w:div>
            <w:div w:id="1605845108">
              <w:marLeft w:val="0"/>
              <w:marRight w:val="0"/>
              <w:marTop w:val="0"/>
              <w:marBottom w:val="0"/>
              <w:divBdr>
                <w:top w:val="none" w:sz="0" w:space="0" w:color="auto"/>
                <w:left w:val="none" w:sz="0" w:space="0" w:color="auto"/>
                <w:bottom w:val="none" w:sz="0" w:space="0" w:color="auto"/>
                <w:right w:val="none" w:sz="0" w:space="0" w:color="auto"/>
              </w:divBdr>
            </w:div>
            <w:div w:id="1845897635">
              <w:marLeft w:val="0"/>
              <w:marRight w:val="0"/>
              <w:marTop w:val="0"/>
              <w:marBottom w:val="0"/>
              <w:divBdr>
                <w:top w:val="none" w:sz="0" w:space="0" w:color="auto"/>
                <w:left w:val="none" w:sz="0" w:space="0" w:color="auto"/>
                <w:bottom w:val="none" w:sz="0" w:space="0" w:color="auto"/>
                <w:right w:val="none" w:sz="0" w:space="0" w:color="auto"/>
              </w:divBdr>
            </w:div>
            <w:div w:id="19414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30143">
      <w:bodyDiv w:val="1"/>
      <w:marLeft w:val="0"/>
      <w:marRight w:val="0"/>
      <w:marTop w:val="0"/>
      <w:marBottom w:val="0"/>
      <w:divBdr>
        <w:top w:val="none" w:sz="0" w:space="0" w:color="auto"/>
        <w:left w:val="none" w:sz="0" w:space="0" w:color="auto"/>
        <w:bottom w:val="none" w:sz="0" w:space="0" w:color="auto"/>
        <w:right w:val="none" w:sz="0" w:space="0" w:color="auto"/>
      </w:divBdr>
      <w:divsChild>
        <w:div w:id="637107082">
          <w:marLeft w:val="0"/>
          <w:marRight w:val="0"/>
          <w:marTop w:val="0"/>
          <w:marBottom w:val="0"/>
          <w:divBdr>
            <w:top w:val="none" w:sz="0" w:space="0" w:color="auto"/>
            <w:left w:val="none" w:sz="0" w:space="0" w:color="auto"/>
            <w:bottom w:val="none" w:sz="0" w:space="0" w:color="auto"/>
            <w:right w:val="none" w:sz="0" w:space="0" w:color="auto"/>
          </w:divBdr>
          <w:divsChild>
            <w:div w:id="569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5003">
      <w:bodyDiv w:val="1"/>
      <w:marLeft w:val="0"/>
      <w:marRight w:val="0"/>
      <w:marTop w:val="0"/>
      <w:marBottom w:val="0"/>
      <w:divBdr>
        <w:top w:val="none" w:sz="0" w:space="0" w:color="auto"/>
        <w:left w:val="none" w:sz="0" w:space="0" w:color="auto"/>
        <w:bottom w:val="none" w:sz="0" w:space="0" w:color="auto"/>
        <w:right w:val="none" w:sz="0" w:space="0" w:color="auto"/>
      </w:divBdr>
    </w:div>
    <w:div w:id="638533445">
      <w:bodyDiv w:val="1"/>
      <w:marLeft w:val="0"/>
      <w:marRight w:val="0"/>
      <w:marTop w:val="0"/>
      <w:marBottom w:val="0"/>
      <w:divBdr>
        <w:top w:val="none" w:sz="0" w:space="0" w:color="auto"/>
        <w:left w:val="none" w:sz="0" w:space="0" w:color="auto"/>
        <w:bottom w:val="none" w:sz="0" w:space="0" w:color="auto"/>
        <w:right w:val="none" w:sz="0" w:space="0" w:color="auto"/>
      </w:divBdr>
    </w:div>
    <w:div w:id="850993323">
      <w:bodyDiv w:val="1"/>
      <w:marLeft w:val="0"/>
      <w:marRight w:val="0"/>
      <w:marTop w:val="0"/>
      <w:marBottom w:val="0"/>
      <w:divBdr>
        <w:top w:val="none" w:sz="0" w:space="0" w:color="auto"/>
        <w:left w:val="none" w:sz="0" w:space="0" w:color="auto"/>
        <w:bottom w:val="none" w:sz="0" w:space="0" w:color="auto"/>
        <w:right w:val="none" w:sz="0" w:space="0" w:color="auto"/>
      </w:divBdr>
    </w:div>
    <w:div w:id="906302790">
      <w:bodyDiv w:val="1"/>
      <w:marLeft w:val="0"/>
      <w:marRight w:val="0"/>
      <w:marTop w:val="0"/>
      <w:marBottom w:val="0"/>
      <w:divBdr>
        <w:top w:val="none" w:sz="0" w:space="0" w:color="auto"/>
        <w:left w:val="none" w:sz="0" w:space="0" w:color="auto"/>
        <w:bottom w:val="none" w:sz="0" w:space="0" w:color="auto"/>
        <w:right w:val="none" w:sz="0" w:space="0" w:color="auto"/>
      </w:divBdr>
    </w:div>
    <w:div w:id="952321258">
      <w:bodyDiv w:val="1"/>
      <w:marLeft w:val="0"/>
      <w:marRight w:val="0"/>
      <w:marTop w:val="0"/>
      <w:marBottom w:val="0"/>
      <w:divBdr>
        <w:top w:val="none" w:sz="0" w:space="0" w:color="auto"/>
        <w:left w:val="none" w:sz="0" w:space="0" w:color="auto"/>
        <w:bottom w:val="none" w:sz="0" w:space="0" w:color="auto"/>
        <w:right w:val="none" w:sz="0" w:space="0" w:color="auto"/>
      </w:divBdr>
    </w:div>
    <w:div w:id="1068386698">
      <w:bodyDiv w:val="1"/>
      <w:marLeft w:val="0"/>
      <w:marRight w:val="0"/>
      <w:marTop w:val="0"/>
      <w:marBottom w:val="0"/>
      <w:divBdr>
        <w:top w:val="none" w:sz="0" w:space="0" w:color="auto"/>
        <w:left w:val="none" w:sz="0" w:space="0" w:color="auto"/>
        <w:bottom w:val="none" w:sz="0" w:space="0" w:color="auto"/>
        <w:right w:val="none" w:sz="0" w:space="0" w:color="auto"/>
      </w:divBdr>
      <w:divsChild>
        <w:div w:id="1621492918">
          <w:marLeft w:val="0"/>
          <w:marRight w:val="0"/>
          <w:marTop w:val="0"/>
          <w:marBottom w:val="0"/>
          <w:divBdr>
            <w:top w:val="none" w:sz="0" w:space="0" w:color="auto"/>
            <w:left w:val="none" w:sz="0" w:space="0" w:color="auto"/>
            <w:bottom w:val="none" w:sz="0" w:space="0" w:color="auto"/>
            <w:right w:val="none" w:sz="0" w:space="0" w:color="auto"/>
          </w:divBdr>
          <w:divsChild>
            <w:div w:id="424569629">
              <w:marLeft w:val="0"/>
              <w:marRight w:val="0"/>
              <w:marTop w:val="0"/>
              <w:marBottom w:val="0"/>
              <w:divBdr>
                <w:top w:val="none" w:sz="0" w:space="0" w:color="auto"/>
                <w:left w:val="none" w:sz="0" w:space="0" w:color="auto"/>
                <w:bottom w:val="none" w:sz="0" w:space="0" w:color="auto"/>
                <w:right w:val="none" w:sz="0" w:space="0" w:color="auto"/>
              </w:divBdr>
            </w:div>
            <w:div w:id="1225527979">
              <w:marLeft w:val="0"/>
              <w:marRight w:val="0"/>
              <w:marTop w:val="0"/>
              <w:marBottom w:val="0"/>
              <w:divBdr>
                <w:top w:val="none" w:sz="0" w:space="0" w:color="auto"/>
                <w:left w:val="none" w:sz="0" w:space="0" w:color="auto"/>
                <w:bottom w:val="none" w:sz="0" w:space="0" w:color="auto"/>
                <w:right w:val="none" w:sz="0" w:space="0" w:color="auto"/>
              </w:divBdr>
            </w:div>
            <w:div w:id="1253315047">
              <w:marLeft w:val="0"/>
              <w:marRight w:val="0"/>
              <w:marTop w:val="0"/>
              <w:marBottom w:val="0"/>
              <w:divBdr>
                <w:top w:val="none" w:sz="0" w:space="0" w:color="auto"/>
                <w:left w:val="none" w:sz="0" w:space="0" w:color="auto"/>
                <w:bottom w:val="none" w:sz="0" w:space="0" w:color="auto"/>
                <w:right w:val="none" w:sz="0" w:space="0" w:color="auto"/>
              </w:divBdr>
            </w:div>
            <w:div w:id="1278949607">
              <w:marLeft w:val="0"/>
              <w:marRight w:val="0"/>
              <w:marTop w:val="0"/>
              <w:marBottom w:val="0"/>
              <w:divBdr>
                <w:top w:val="none" w:sz="0" w:space="0" w:color="auto"/>
                <w:left w:val="none" w:sz="0" w:space="0" w:color="auto"/>
                <w:bottom w:val="none" w:sz="0" w:space="0" w:color="auto"/>
                <w:right w:val="none" w:sz="0" w:space="0" w:color="auto"/>
              </w:divBdr>
            </w:div>
            <w:div w:id="1545361477">
              <w:marLeft w:val="0"/>
              <w:marRight w:val="0"/>
              <w:marTop w:val="0"/>
              <w:marBottom w:val="0"/>
              <w:divBdr>
                <w:top w:val="none" w:sz="0" w:space="0" w:color="auto"/>
                <w:left w:val="none" w:sz="0" w:space="0" w:color="auto"/>
                <w:bottom w:val="none" w:sz="0" w:space="0" w:color="auto"/>
                <w:right w:val="none" w:sz="0" w:space="0" w:color="auto"/>
              </w:divBdr>
            </w:div>
            <w:div w:id="17756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74649">
      <w:bodyDiv w:val="1"/>
      <w:marLeft w:val="0"/>
      <w:marRight w:val="0"/>
      <w:marTop w:val="0"/>
      <w:marBottom w:val="0"/>
      <w:divBdr>
        <w:top w:val="none" w:sz="0" w:space="0" w:color="auto"/>
        <w:left w:val="none" w:sz="0" w:space="0" w:color="auto"/>
        <w:bottom w:val="none" w:sz="0" w:space="0" w:color="auto"/>
        <w:right w:val="none" w:sz="0" w:space="0" w:color="auto"/>
      </w:divBdr>
    </w:div>
    <w:div w:id="1158424116">
      <w:bodyDiv w:val="1"/>
      <w:marLeft w:val="0"/>
      <w:marRight w:val="0"/>
      <w:marTop w:val="0"/>
      <w:marBottom w:val="0"/>
      <w:divBdr>
        <w:top w:val="none" w:sz="0" w:space="0" w:color="auto"/>
        <w:left w:val="none" w:sz="0" w:space="0" w:color="auto"/>
        <w:bottom w:val="none" w:sz="0" w:space="0" w:color="auto"/>
        <w:right w:val="none" w:sz="0" w:space="0" w:color="auto"/>
      </w:divBdr>
    </w:div>
    <w:div w:id="1418596984">
      <w:bodyDiv w:val="1"/>
      <w:marLeft w:val="0"/>
      <w:marRight w:val="0"/>
      <w:marTop w:val="0"/>
      <w:marBottom w:val="0"/>
      <w:divBdr>
        <w:top w:val="none" w:sz="0" w:space="0" w:color="auto"/>
        <w:left w:val="none" w:sz="0" w:space="0" w:color="auto"/>
        <w:bottom w:val="none" w:sz="0" w:space="0" w:color="auto"/>
        <w:right w:val="none" w:sz="0" w:space="0" w:color="auto"/>
      </w:divBdr>
      <w:divsChild>
        <w:div w:id="66534973">
          <w:marLeft w:val="0"/>
          <w:marRight w:val="0"/>
          <w:marTop w:val="0"/>
          <w:marBottom w:val="0"/>
          <w:divBdr>
            <w:top w:val="none" w:sz="0" w:space="0" w:color="auto"/>
            <w:left w:val="none" w:sz="0" w:space="0" w:color="auto"/>
            <w:bottom w:val="none" w:sz="0" w:space="0" w:color="auto"/>
            <w:right w:val="none" w:sz="0" w:space="0" w:color="auto"/>
          </w:divBdr>
          <w:divsChild>
            <w:div w:id="130944137">
              <w:marLeft w:val="0"/>
              <w:marRight w:val="0"/>
              <w:marTop w:val="0"/>
              <w:marBottom w:val="0"/>
              <w:divBdr>
                <w:top w:val="none" w:sz="0" w:space="0" w:color="auto"/>
                <w:left w:val="none" w:sz="0" w:space="0" w:color="auto"/>
                <w:bottom w:val="none" w:sz="0" w:space="0" w:color="auto"/>
                <w:right w:val="none" w:sz="0" w:space="0" w:color="auto"/>
              </w:divBdr>
            </w:div>
            <w:div w:id="370880148">
              <w:marLeft w:val="0"/>
              <w:marRight w:val="0"/>
              <w:marTop w:val="0"/>
              <w:marBottom w:val="0"/>
              <w:divBdr>
                <w:top w:val="none" w:sz="0" w:space="0" w:color="auto"/>
                <w:left w:val="none" w:sz="0" w:space="0" w:color="auto"/>
                <w:bottom w:val="none" w:sz="0" w:space="0" w:color="auto"/>
                <w:right w:val="none" w:sz="0" w:space="0" w:color="auto"/>
              </w:divBdr>
            </w:div>
            <w:div w:id="1246265042">
              <w:marLeft w:val="0"/>
              <w:marRight w:val="0"/>
              <w:marTop w:val="0"/>
              <w:marBottom w:val="0"/>
              <w:divBdr>
                <w:top w:val="none" w:sz="0" w:space="0" w:color="auto"/>
                <w:left w:val="none" w:sz="0" w:space="0" w:color="auto"/>
                <w:bottom w:val="none" w:sz="0" w:space="0" w:color="auto"/>
                <w:right w:val="none" w:sz="0" w:space="0" w:color="auto"/>
              </w:divBdr>
            </w:div>
            <w:div w:id="1252197710">
              <w:marLeft w:val="0"/>
              <w:marRight w:val="0"/>
              <w:marTop w:val="0"/>
              <w:marBottom w:val="0"/>
              <w:divBdr>
                <w:top w:val="none" w:sz="0" w:space="0" w:color="auto"/>
                <w:left w:val="none" w:sz="0" w:space="0" w:color="auto"/>
                <w:bottom w:val="none" w:sz="0" w:space="0" w:color="auto"/>
                <w:right w:val="none" w:sz="0" w:space="0" w:color="auto"/>
              </w:divBdr>
            </w:div>
            <w:div w:id="1261335105">
              <w:marLeft w:val="0"/>
              <w:marRight w:val="0"/>
              <w:marTop w:val="0"/>
              <w:marBottom w:val="0"/>
              <w:divBdr>
                <w:top w:val="none" w:sz="0" w:space="0" w:color="auto"/>
                <w:left w:val="none" w:sz="0" w:space="0" w:color="auto"/>
                <w:bottom w:val="none" w:sz="0" w:space="0" w:color="auto"/>
                <w:right w:val="none" w:sz="0" w:space="0" w:color="auto"/>
              </w:divBdr>
            </w:div>
            <w:div w:id="1272740231">
              <w:marLeft w:val="0"/>
              <w:marRight w:val="0"/>
              <w:marTop w:val="0"/>
              <w:marBottom w:val="0"/>
              <w:divBdr>
                <w:top w:val="none" w:sz="0" w:space="0" w:color="auto"/>
                <w:left w:val="none" w:sz="0" w:space="0" w:color="auto"/>
                <w:bottom w:val="none" w:sz="0" w:space="0" w:color="auto"/>
                <w:right w:val="none" w:sz="0" w:space="0" w:color="auto"/>
              </w:divBdr>
            </w:div>
            <w:div w:id="1514565532">
              <w:marLeft w:val="0"/>
              <w:marRight w:val="0"/>
              <w:marTop w:val="0"/>
              <w:marBottom w:val="0"/>
              <w:divBdr>
                <w:top w:val="none" w:sz="0" w:space="0" w:color="auto"/>
                <w:left w:val="none" w:sz="0" w:space="0" w:color="auto"/>
                <w:bottom w:val="none" w:sz="0" w:space="0" w:color="auto"/>
                <w:right w:val="none" w:sz="0" w:space="0" w:color="auto"/>
              </w:divBdr>
            </w:div>
            <w:div w:id="1589075896">
              <w:marLeft w:val="0"/>
              <w:marRight w:val="0"/>
              <w:marTop w:val="0"/>
              <w:marBottom w:val="0"/>
              <w:divBdr>
                <w:top w:val="none" w:sz="0" w:space="0" w:color="auto"/>
                <w:left w:val="none" w:sz="0" w:space="0" w:color="auto"/>
                <w:bottom w:val="none" w:sz="0" w:space="0" w:color="auto"/>
                <w:right w:val="none" w:sz="0" w:space="0" w:color="auto"/>
              </w:divBdr>
            </w:div>
            <w:div w:id="1662729996">
              <w:marLeft w:val="0"/>
              <w:marRight w:val="0"/>
              <w:marTop w:val="0"/>
              <w:marBottom w:val="0"/>
              <w:divBdr>
                <w:top w:val="none" w:sz="0" w:space="0" w:color="auto"/>
                <w:left w:val="none" w:sz="0" w:space="0" w:color="auto"/>
                <w:bottom w:val="none" w:sz="0" w:space="0" w:color="auto"/>
                <w:right w:val="none" w:sz="0" w:space="0" w:color="auto"/>
              </w:divBdr>
            </w:div>
            <w:div w:id="1688631778">
              <w:marLeft w:val="0"/>
              <w:marRight w:val="0"/>
              <w:marTop w:val="0"/>
              <w:marBottom w:val="0"/>
              <w:divBdr>
                <w:top w:val="none" w:sz="0" w:space="0" w:color="auto"/>
                <w:left w:val="none" w:sz="0" w:space="0" w:color="auto"/>
                <w:bottom w:val="none" w:sz="0" w:space="0" w:color="auto"/>
                <w:right w:val="none" w:sz="0" w:space="0" w:color="auto"/>
              </w:divBdr>
            </w:div>
            <w:div w:id="183121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618">
      <w:bodyDiv w:val="1"/>
      <w:marLeft w:val="0"/>
      <w:marRight w:val="0"/>
      <w:marTop w:val="0"/>
      <w:marBottom w:val="0"/>
      <w:divBdr>
        <w:top w:val="none" w:sz="0" w:space="0" w:color="auto"/>
        <w:left w:val="none" w:sz="0" w:space="0" w:color="auto"/>
        <w:bottom w:val="none" w:sz="0" w:space="0" w:color="auto"/>
        <w:right w:val="none" w:sz="0" w:space="0" w:color="auto"/>
      </w:divBdr>
      <w:divsChild>
        <w:div w:id="1846703812">
          <w:marLeft w:val="0"/>
          <w:marRight w:val="0"/>
          <w:marTop w:val="0"/>
          <w:marBottom w:val="0"/>
          <w:divBdr>
            <w:top w:val="none" w:sz="0" w:space="0" w:color="auto"/>
            <w:left w:val="none" w:sz="0" w:space="0" w:color="auto"/>
            <w:bottom w:val="none" w:sz="0" w:space="0" w:color="auto"/>
            <w:right w:val="none" w:sz="0" w:space="0" w:color="auto"/>
          </w:divBdr>
          <w:divsChild>
            <w:div w:id="8420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5887">
      <w:bodyDiv w:val="1"/>
      <w:marLeft w:val="0"/>
      <w:marRight w:val="0"/>
      <w:marTop w:val="0"/>
      <w:marBottom w:val="0"/>
      <w:divBdr>
        <w:top w:val="none" w:sz="0" w:space="0" w:color="auto"/>
        <w:left w:val="none" w:sz="0" w:space="0" w:color="auto"/>
        <w:bottom w:val="none" w:sz="0" w:space="0" w:color="auto"/>
        <w:right w:val="none" w:sz="0" w:space="0" w:color="auto"/>
      </w:divBdr>
    </w:div>
    <w:div w:id="2085880675">
      <w:bodyDiv w:val="1"/>
      <w:marLeft w:val="0"/>
      <w:marRight w:val="0"/>
      <w:marTop w:val="0"/>
      <w:marBottom w:val="0"/>
      <w:divBdr>
        <w:top w:val="none" w:sz="0" w:space="0" w:color="auto"/>
        <w:left w:val="none" w:sz="0" w:space="0" w:color="auto"/>
        <w:bottom w:val="none" w:sz="0" w:space="0" w:color="auto"/>
        <w:right w:val="none" w:sz="0" w:space="0" w:color="auto"/>
      </w:divBdr>
      <w:divsChild>
        <w:div w:id="1916937772">
          <w:marLeft w:val="0"/>
          <w:marRight w:val="0"/>
          <w:marTop w:val="0"/>
          <w:marBottom w:val="0"/>
          <w:divBdr>
            <w:top w:val="none" w:sz="0" w:space="0" w:color="auto"/>
            <w:left w:val="none" w:sz="0" w:space="0" w:color="auto"/>
            <w:bottom w:val="none" w:sz="0" w:space="0" w:color="auto"/>
            <w:right w:val="none" w:sz="0" w:space="0" w:color="auto"/>
          </w:divBdr>
          <w:divsChild>
            <w:div w:id="14224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press.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s.facebook.com/docs/plugins/page-plugi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localhost/phpmyadmin/" TargetMode="External"/><Relationship Id="rId17" Type="http://schemas.openxmlformats.org/officeDocument/2006/relationships/image" Target="media/image5.png"/><Relationship Id="rId25" Type="http://schemas.openxmlformats.org/officeDocument/2006/relationships/hyperlink" Target="https://materialdesignicon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press.org/latest.zip"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wordpress.org/download/"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ordpress.org/download/"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D421A-804A-494D-861E-148BE71B3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23</Pages>
  <Words>3617</Words>
  <Characters>20622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DELL</cp:lastModifiedBy>
  <cp:revision>24</cp:revision>
  <dcterms:created xsi:type="dcterms:W3CDTF">2021-03-13T23:28:00Z</dcterms:created>
  <dcterms:modified xsi:type="dcterms:W3CDTF">2021-03-16T03:41:00Z</dcterms:modified>
</cp:coreProperties>
</file>